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655C5E8A" w:rsidR="00C6021E" w:rsidRDefault="00000000">
      <w:pPr>
        <w:keepNext/>
        <w:keepLines/>
        <w:widowControl/>
        <w:pBdr>
          <w:top w:val="nil"/>
          <w:left w:val="nil"/>
          <w:bottom w:val="nil"/>
          <w:right w:val="nil"/>
          <w:between w:val="nil"/>
        </w:pBdr>
        <w:spacing w:before="240" w:after="960"/>
        <w:jc w:val="center"/>
        <w:rPr>
          <w:b/>
          <w:bCs/>
          <w:color w:val="000000"/>
          <w:sz w:val="28"/>
          <w:szCs w:val="28"/>
        </w:rPr>
      </w:pPr>
      <w:r>
        <w:rPr>
          <w:b/>
          <w:bCs/>
          <w:color w:val="000000"/>
          <w:sz w:val="28"/>
          <w:szCs w:val="28"/>
        </w:rPr>
        <w:t xml:space="preserve">Instructions and Style Guide for Authors Submitting Full Papers to the ACADIA </w:t>
      </w:r>
      <w:sdt>
        <w:sdtPr>
          <w:tag w:val="goog_rdk_1"/>
          <w:id w:val="1546315972"/>
        </w:sdtPr>
        <w:sdtContent>
          <w:r>
            <w:rPr>
              <w:b/>
              <w:bCs/>
              <w:color w:val="000000"/>
              <w:sz w:val="28"/>
              <w:szCs w:val="28"/>
            </w:rPr>
            <w:t xml:space="preserve">2026 </w:t>
          </w:r>
        </w:sdtContent>
      </w:sdt>
      <w:r>
        <w:rPr>
          <w:b/>
          <w:bCs/>
          <w:color w:val="000000"/>
          <w:sz w:val="28"/>
          <w:szCs w:val="28"/>
        </w:rPr>
        <w:t>Conference</w:t>
      </w:r>
    </w:p>
    <w:p w14:paraId="00000002" w14:textId="77777777" w:rsidR="00C6021E" w:rsidRDefault="00000000">
      <w:pPr>
        <w:keepNext/>
        <w:keepLines/>
        <w:widowControl/>
        <w:pBdr>
          <w:top w:val="nil"/>
          <w:left w:val="nil"/>
          <w:bottom w:val="nil"/>
          <w:right w:val="nil"/>
          <w:between w:val="nil"/>
        </w:pBdr>
        <w:spacing w:before="240"/>
        <w:rPr>
          <w:b/>
          <w:bCs/>
          <w:color w:val="000000"/>
        </w:rPr>
      </w:pPr>
      <w:r>
        <w:rPr>
          <w:b/>
          <w:bCs/>
          <w:color w:val="000000"/>
        </w:rPr>
        <w:t>Abstract</w:t>
      </w:r>
    </w:p>
    <w:p w14:paraId="00000003" w14:textId="0DCDA09B" w:rsidR="00C6021E" w:rsidRDefault="00000000">
      <w:pPr>
        <w:pBdr>
          <w:top w:val="nil"/>
          <w:left w:val="nil"/>
          <w:bottom w:val="nil"/>
          <w:right w:val="nil"/>
          <w:between w:val="nil"/>
        </w:pBdr>
        <w:rPr>
          <w:color w:val="000000"/>
        </w:rPr>
      </w:pPr>
      <w:r>
        <w:rPr>
          <w:color w:val="000000"/>
        </w:rPr>
        <w:t xml:space="preserve">This document provides instructions for preparing Full Paper submissions (maximum 4,000 words, excluding image captions, tables, and references) for peer review and possible acceptance to the </w:t>
      </w:r>
      <w:sdt>
        <w:sdtPr>
          <w:tag w:val="goog_rdk_3"/>
          <w:id w:val="442414643"/>
        </w:sdtPr>
        <w:sdtContent>
          <w:r>
            <w:rPr>
              <w:color w:val="000000"/>
            </w:rPr>
            <w:t xml:space="preserve">2026 </w:t>
          </w:r>
        </w:sdtContent>
      </w:sdt>
      <w:r>
        <w:rPr>
          <w:color w:val="000000"/>
        </w:rPr>
        <w:t>ACADIA Conference. Authors should use this Word template and follow the formatting guidelines outlined here, including the ACADIA Word styles provided.</w:t>
      </w:r>
    </w:p>
    <w:p w14:paraId="00000004" w14:textId="77777777" w:rsidR="00C6021E" w:rsidRDefault="00000000">
      <w:pPr>
        <w:pBdr>
          <w:top w:val="nil"/>
          <w:left w:val="nil"/>
          <w:bottom w:val="nil"/>
          <w:right w:val="nil"/>
          <w:between w:val="nil"/>
        </w:pBdr>
        <w:jc w:val="left"/>
        <w:rPr>
          <w:i/>
          <w:iCs/>
          <w:color w:val="000000"/>
        </w:rPr>
      </w:pPr>
      <w:bookmarkStart w:id="0" w:name="_heading=h.ga11yy7jow69" w:colFirst="0" w:colLast="0"/>
      <w:bookmarkEnd w:id="0"/>
      <w:r>
        <w:rPr>
          <w:b/>
          <w:bCs/>
          <w:i/>
          <w:iCs/>
          <w:color w:val="000000"/>
        </w:rPr>
        <w:t>Keywords:</w:t>
      </w:r>
      <w:r>
        <w:rPr>
          <w:i/>
          <w:iCs/>
          <w:color w:val="000000"/>
        </w:rPr>
        <w:t xml:space="preserve"> This section should contain a maximum of 5 words separated by commas. Use keyword terms familiar to the computational design field and avoid niche jargon</w:t>
      </w:r>
    </w:p>
    <w:p w14:paraId="00000005" w14:textId="77777777" w:rsidR="00C6021E" w:rsidRDefault="00000000">
      <w:pPr>
        <w:keepNext/>
        <w:keepLines/>
        <w:widowControl/>
        <w:numPr>
          <w:ilvl w:val="0"/>
          <w:numId w:val="2"/>
        </w:numPr>
        <w:pBdr>
          <w:top w:val="nil"/>
          <w:left w:val="nil"/>
          <w:bottom w:val="nil"/>
          <w:right w:val="nil"/>
          <w:between w:val="nil"/>
        </w:pBdr>
        <w:spacing w:before="240"/>
      </w:pPr>
      <w:r>
        <w:rPr>
          <w:b/>
          <w:bCs/>
          <w:color w:val="000000"/>
        </w:rPr>
        <w:t>Introduction</w:t>
      </w:r>
    </w:p>
    <w:p w14:paraId="00000006" w14:textId="77777777" w:rsidR="00C6021E" w:rsidRDefault="00000000">
      <w:pPr>
        <w:pBdr>
          <w:top w:val="nil"/>
          <w:left w:val="nil"/>
          <w:bottom w:val="nil"/>
          <w:right w:val="nil"/>
          <w:between w:val="nil"/>
        </w:pBdr>
        <w:rPr>
          <w:color w:val="000000"/>
        </w:rPr>
      </w:pPr>
      <w:r>
        <w:rPr>
          <w:color w:val="000000"/>
        </w:rPr>
        <w:t xml:space="preserve">All submissions will undergo a single stage of an anonymized peer-review process. To be included in the proceedings, authors of accepted submissions must present their work in person at the conference according to the conference schedule. These proceedings will be listed in the </w:t>
      </w:r>
      <w:sdt>
        <w:sdtPr>
          <w:tag w:val="goog_rdk_4"/>
          <w:id w:val="-1423810683"/>
        </w:sdtPr>
        <w:sdtContent>
          <w:ins w:id="1" w:author="Ismail, Mohamed Abdelbagi (mai6gx)" w:date="2026-02-10T09:52:00Z">
            <w:r>
              <w:fldChar w:fldCharType="begin"/>
            </w:r>
            <w:r>
              <w:instrText>HYPERLINK "https://papers.cumincad.org/"</w:instrText>
            </w:r>
            <w:r>
              <w:fldChar w:fldCharType="separate"/>
            </w:r>
            <w:r>
              <w:rPr>
                <w:color w:val="0000FF"/>
                <w:u w:val="single"/>
              </w:rPr>
              <w:t>CumInCAD</w:t>
            </w:r>
            <w:r>
              <w:fldChar w:fldCharType="end"/>
            </w:r>
          </w:ins>
        </w:sdtContent>
      </w:sdt>
      <w:r>
        <w:rPr>
          <w:color w:val="000000"/>
        </w:rPr>
        <w:t xml:space="preserve"> database, given a unique DOI number, and can be searchable through the Web of Science Platform and Scopus.</w:t>
      </w:r>
    </w:p>
    <w:p w14:paraId="0141A29E" w14:textId="06D47CD2" w:rsidR="00F1648A" w:rsidRDefault="00000000">
      <w:pPr>
        <w:pBdr>
          <w:top w:val="nil"/>
          <w:left w:val="nil"/>
          <w:bottom w:val="nil"/>
          <w:right w:val="nil"/>
          <w:between w:val="nil"/>
        </w:pBdr>
        <w:rPr>
          <w:color w:val="000000"/>
        </w:rPr>
      </w:pPr>
      <w:r>
        <w:rPr>
          <w:color w:val="000000"/>
        </w:rPr>
        <w:t xml:space="preserve">Papers should be written in US English, using straightforward, jargon-free terminology. The work must be an original contribution to the body of knowledge relative to the computational design field and not duplicative or re-published. Please refer to </w:t>
      </w:r>
      <w:hyperlink r:id="rId8" w:history="1">
        <w:r w:rsidRPr="001235FC">
          <w:rPr>
            <w:rStyle w:val="Hyperlink"/>
          </w:rPr>
          <w:t>ACADIA’s Pu</w:t>
        </w:r>
        <w:r w:rsidRPr="001235FC">
          <w:rPr>
            <w:rStyle w:val="Hyperlink"/>
          </w:rPr>
          <w:t>b</w:t>
        </w:r>
        <w:r w:rsidRPr="001235FC">
          <w:rPr>
            <w:rStyle w:val="Hyperlink"/>
          </w:rPr>
          <w:t>lication Ethics Guidelines</w:t>
        </w:r>
      </w:hyperlink>
      <w:r>
        <w:rPr>
          <w:color w:val="000000"/>
        </w:rPr>
        <w:t xml:space="preserve"> for detailed policies regarding academic writing, originality, plagiarism, intellectual property, and the peer review process</w:t>
      </w:r>
      <w:r w:rsidR="001235FC">
        <w:rPr>
          <w:color w:val="000000"/>
        </w:rPr>
        <w:t>.</w:t>
      </w:r>
      <w:r>
        <w:rPr>
          <w:color w:val="000000"/>
        </w:rPr>
        <w:t xml:space="preserve"> </w:t>
      </w:r>
    </w:p>
    <w:p w14:paraId="00000008" w14:textId="77777777" w:rsidR="00C6021E" w:rsidRDefault="00000000">
      <w:pPr>
        <w:keepNext/>
        <w:keepLines/>
        <w:widowControl/>
        <w:numPr>
          <w:ilvl w:val="0"/>
          <w:numId w:val="2"/>
        </w:numPr>
        <w:pBdr>
          <w:top w:val="nil"/>
          <w:left w:val="nil"/>
          <w:bottom w:val="nil"/>
          <w:right w:val="nil"/>
          <w:between w:val="nil"/>
        </w:pBdr>
        <w:spacing w:before="240"/>
      </w:pPr>
      <w:r>
        <w:rPr>
          <w:b/>
          <w:bCs/>
          <w:color w:val="000000"/>
        </w:rPr>
        <w:t>Formatting</w:t>
      </w:r>
    </w:p>
    <w:p w14:paraId="00000009" w14:textId="77777777" w:rsidR="00C6021E" w:rsidRDefault="00000000">
      <w:pPr>
        <w:pBdr>
          <w:top w:val="nil"/>
          <w:left w:val="nil"/>
          <w:bottom w:val="nil"/>
          <w:right w:val="nil"/>
          <w:between w:val="nil"/>
        </w:pBdr>
        <w:rPr>
          <w:color w:val="000000"/>
        </w:rPr>
      </w:pPr>
      <w:r>
        <w:rPr>
          <w:color w:val="000000"/>
        </w:rPr>
        <w:t xml:space="preserve">Papers should be organized with a clear content-oriented structure. Every paper must have a title and several headings. References follow at the end of the document. Graphics and tables should be embedded into the text. Please only use one space after the period at the end of a sentence. Adhering to the styles outlined in this guide will enable more streamlined conversion to the InDesign templates for publication. </w:t>
      </w:r>
    </w:p>
    <w:p w14:paraId="0000000A" w14:textId="77777777" w:rsidR="00C6021E" w:rsidRDefault="00000000">
      <w:pPr>
        <w:keepNext/>
        <w:keepLines/>
        <w:widowControl/>
        <w:numPr>
          <w:ilvl w:val="0"/>
          <w:numId w:val="2"/>
        </w:numPr>
        <w:pBdr>
          <w:top w:val="nil"/>
          <w:left w:val="nil"/>
          <w:bottom w:val="nil"/>
          <w:right w:val="nil"/>
          <w:between w:val="nil"/>
        </w:pBdr>
        <w:spacing w:before="240"/>
      </w:pPr>
      <w:r>
        <w:rPr>
          <w:b/>
          <w:bCs/>
          <w:color w:val="000000"/>
        </w:rPr>
        <w:t>Fonts and Spacing</w:t>
      </w:r>
    </w:p>
    <w:p w14:paraId="0000000B" w14:textId="77777777" w:rsidR="00C6021E" w:rsidRDefault="00000000">
      <w:pPr>
        <w:pBdr>
          <w:top w:val="nil"/>
          <w:left w:val="nil"/>
          <w:bottom w:val="nil"/>
          <w:right w:val="nil"/>
          <w:between w:val="nil"/>
        </w:pBdr>
        <w:rPr>
          <w:color w:val="000000"/>
        </w:rPr>
      </w:pPr>
      <w:r>
        <w:rPr>
          <w:color w:val="000000"/>
        </w:rPr>
        <w:t>Body text should be set using the ACADIA-Normal style (Times New Roman, 12 pt), which provides 6 pt spacing after paragraphs. Paragraphs should not be indented. Emphasis within the text, such as words to be defined or key phrases, should be italicized. Bulleted lists may be used (style: ACADIA-Bulleted List), with a simple dot for a bullet. Numbered lists may be used; we prefer Arabic numbers set off by a close parenthesis. Use only one Carriage Return/Line Feed after a paragraph. Do not insert any empty lines between paragraphs.</w:t>
      </w:r>
    </w:p>
    <w:p w14:paraId="0000000C" w14:textId="77777777" w:rsidR="00C6021E" w:rsidRDefault="00000000">
      <w:pPr>
        <w:pBdr>
          <w:top w:val="nil"/>
          <w:left w:val="nil"/>
          <w:bottom w:val="nil"/>
          <w:right w:val="nil"/>
          <w:between w:val="nil"/>
        </w:pBdr>
        <w:rPr>
          <w:color w:val="000000"/>
        </w:rPr>
      </w:pPr>
      <w:r>
        <w:rPr>
          <w:color w:val="000000"/>
        </w:rPr>
        <w:t>Headings should be capitalized. They should be sized and spaced as follows:</w:t>
      </w:r>
    </w:p>
    <w:p w14:paraId="0000000D" w14:textId="77777777" w:rsidR="00C6021E" w:rsidRDefault="00000000">
      <w:pPr>
        <w:numPr>
          <w:ilvl w:val="0"/>
          <w:numId w:val="3"/>
        </w:numPr>
        <w:pBdr>
          <w:top w:val="nil"/>
          <w:left w:val="nil"/>
          <w:bottom w:val="nil"/>
          <w:right w:val="nil"/>
          <w:between w:val="nil"/>
        </w:pBdr>
      </w:pPr>
      <w:r>
        <w:rPr>
          <w:color w:val="000000"/>
        </w:rPr>
        <w:lastRenderedPageBreak/>
        <w:t>Title: Use the ACADIA-Title style (14 pt, bold, 12 pt spacing before the heading and 48 pt after, centered).</w:t>
      </w:r>
    </w:p>
    <w:p w14:paraId="0000000E" w14:textId="77777777" w:rsidR="00C6021E" w:rsidRDefault="00000000">
      <w:pPr>
        <w:numPr>
          <w:ilvl w:val="0"/>
          <w:numId w:val="3"/>
        </w:numPr>
        <w:pBdr>
          <w:top w:val="nil"/>
          <w:left w:val="nil"/>
          <w:bottom w:val="nil"/>
          <w:right w:val="nil"/>
          <w:between w:val="nil"/>
        </w:pBdr>
      </w:pPr>
      <w:r>
        <w:rPr>
          <w:color w:val="000000"/>
        </w:rPr>
        <w:t>Header A: Use the ACADIA-Header A Numbered style (12 pt, bold, 6 pt spacing before the heading and 6 pt after).</w:t>
      </w:r>
    </w:p>
    <w:p w14:paraId="0000000F" w14:textId="77777777" w:rsidR="00C6021E" w:rsidRDefault="00000000">
      <w:pPr>
        <w:numPr>
          <w:ilvl w:val="0"/>
          <w:numId w:val="3"/>
        </w:numPr>
        <w:pBdr>
          <w:top w:val="nil"/>
          <w:left w:val="nil"/>
          <w:bottom w:val="nil"/>
          <w:right w:val="nil"/>
          <w:between w:val="nil"/>
        </w:pBdr>
      </w:pPr>
      <w:r>
        <w:rPr>
          <w:color w:val="000000"/>
        </w:rPr>
        <w:t>Header B: Use the ACADIA-Header B Numbered style (12 pt, 0 pt spacing before the heading and 6 pt after).</w:t>
      </w:r>
    </w:p>
    <w:p w14:paraId="00000010" w14:textId="77777777" w:rsidR="00C6021E" w:rsidRDefault="00000000">
      <w:pPr>
        <w:pBdr>
          <w:top w:val="nil"/>
          <w:left w:val="nil"/>
          <w:bottom w:val="nil"/>
          <w:right w:val="nil"/>
          <w:between w:val="nil"/>
        </w:pBdr>
        <w:rPr>
          <w:color w:val="000000"/>
        </w:rPr>
      </w:pPr>
      <w:r>
        <w:rPr>
          <w:color w:val="000000"/>
        </w:rPr>
        <w:t>Headings should be numbered, except for Abstract and References, which use the ACADIA-Header A Not-Numbered style.</w:t>
      </w:r>
    </w:p>
    <w:p w14:paraId="00000011" w14:textId="77777777" w:rsidR="00C6021E" w:rsidRDefault="00000000">
      <w:pPr>
        <w:keepNext/>
        <w:keepLines/>
        <w:widowControl/>
        <w:numPr>
          <w:ilvl w:val="0"/>
          <w:numId w:val="2"/>
        </w:numPr>
        <w:pBdr>
          <w:top w:val="nil"/>
          <w:left w:val="nil"/>
          <w:bottom w:val="nil"/>
          <w:right w:val="nil"/>
          <w:between w:val="nil"/>
        </w:pBdr>
        <w:spacing w:before="240"/>
      </w:pPr>
      <w:r>
        <w:rPr>
          <w:b/>
          <w:bCs/>
          <w:color w:val="000000"/>
        </w:rPr>
        <w:t>Margins and Layout</w:t>
      </w:r>
    </w:p>
    <w:p w14:paraId="00000012" w14:textId="77777777" w:rsidR="00C6021E" w:rsidRDefault="00000000">
      <w:pPr>
        <w:pBdr>
          <w:top w:val="nil"/>
          <w:left w:val="nil"/>
          <w:bottom w:val="nil"/>
          <w:right w:val="nil"/>
          <w:between w:val="nil"/>
        </w:pBdr>
        <w:rPr>
          <w:color w:val="000000"/>
        </w:rPr>
      </w:pPr>
      <w:r>
        <w:rPr>
          <w:color w:val="000000"/>
        </w:rPr>
        <w:t>Your text should be laid out for 8 ½" x 11" paper. Margins should be 1" top, bottom and sides. Text should be justified. A footer placed 1" from the bottom edge should identify the title of the paper and the page number. Its font should be Times New Roman or similar, 12 pt, italic. The footer is set off from the body by a single ruled line.</w:t>
      </w:r>
    </w:p>
    <w:p w14:paraId="00000013" w14:textId="77777777" w:rsidR="00C6021E" w:rsidRDefault="00000000">
      <w:pPr>
        <w:keepNext/>
        <w:keepLines/>
        <w:widowControl/>
        <w:numPr>
          <w:ilvl w:val="0"/>
          <w:numId w:val="2"/>
        </w:numPr>
        <w:pBdr>
          <w:top w:val="nil"/>
          <w:left w:val="nil"/>
          <w:bottom w:val="nil"/>
          <w:right w:val="nil"/>
          <w:between w:val="nil"/>
        </w:pBdr>
        <w:spacing w:before="240"/>
      </w:pPr>
      <w:r>
        <w:rPr>
          <w:b/>
          <w:bCs/>
          <w:color w:val="000000"/>
        </w:rPr>
        <w:t>Content</w:t>
      </w:r>
    </w:p>
    <w:p w14:paraId="00000014" w14:textId="77777777" w:rsidR="00C6021E" w:rsidRDefault="00000000">
      <w:pPr>
        <w:pBdr>
          <w:top w:val="nil"/>
          <w:left w:val="nil"/>
          <w:bottom w:val="nil"/>
          <w:right w:val="nil"/>
          <w:between w:val="nil"/>
        </w:pBdr>
        <w:rPr>
          <w:color w:val="000000"/>
        </w:rPr>
      </w:pPr>
      <w:r>
        <w:rPr>
          <w:color w:val="000000"/>
        </w:rPr>
        <w:t xml:space="preserve">Papers must be clearly structured and follow standard technical writing conventions appropriate for scholarly or design research publication. The body of the paper must not exceed </w:t>
      </w:r>
      <w:r>
        <w:rPr>
          <w:b/>
          <w:bCs/>
          <w:color w:val="000000"/>
        </w:rPr>
        <w:t>4,000 words</w:t>
      </w:r>
      <w:r>
        <w:rPr>
          <w:color w:val="000000"/>
        </w:rPr>
        <w:t xml:space="preserve">, not including the abstract, figure captions, tables, or references. </w:t>
      </w:r>
    </w:p>
    <w:p w14:paraId="00000015" w14:textId="77777777" w:rsidR="00C6021E" w:rsidRDefault="00000000">
      <w:pPr>
        <w:pBdr>
          <w:top w:val="nil"/>
          <w:left w:val="nil"/>
          <w:bottom w:val="nil"/>
          <w:right w:val="nil"/>
          <w:between w:val="nil"/>
        </w:pBdr>
        <w:rPr>
          <w:b/>
          <w:bCs/>
          <w:color w:val="000000"/>
        </w:rPr>
      </w:pPr>
      <w:r>
        <w:rPr>
          <w:b/>
          <w:bCs/>
          <w:color w:val="000000"/>
        </w:rPr>
        <w:t xml:space="preserve">Anonymization: </w:t>
      </w:r>
      <w:r>
        <w:rPr>
          <w:color w:val="000000"/>
        </w:rPr>
        <w:t xml:space="preserve">To support the double-blind peer review process, submissions must not include any identifying information. This includes author names, institutional affiliations, program titles, project names, collaborators, or identifiable locations such as cities, universities, or buildings. When necessary, use generalized descriptions (e.g., “a major public university in the southwestern United States”) or placeholders (e.g., “[City name removed for review]”). </w:t>
      </w:r>
      <w:r>
        <w:rPr>
          <w:b/>
          <w:bCs/>
          <w:color w:val="000000"/>
        </w:rPr>
        <w:t>Failure to comply will result in the paper being rejected without review.</w:t>
      </w:r>
    </w:p>
    <w:p w14:paraId="00000016" w14:textId="067AA3CE" w:rsidR="00C6021E" w:rsidRDefault="00000000">
      <w:pPr>
        <w:pBdr>
          <w:top w:val="nil"/>
          <w:left w:val="nil"/>
          <w:bottom w:val="nil"/>
          <w:right w:val="nil"/>
          <w:between w:val="nil"/>
        </w:pBdr>
        <w:rPr>
          <w:b/>
          <w:bCs/>
          <w:color w:val="000000"/>
        </w:rPr>
      </w:pPr>
      <w:r>
        <w:rPr>
          <w:b/>
          <w:bCs/>
          <w:color w:val="000000"/>
        </w:rPr>
        <w:t xml:space="preserve">Scope and Structure: </w:t>
      </w:r>
      <w:r>
        <w:rPr>
          <w:color w:val="000000"/>
        </w:rPr>
        <w:t xml:space="preserve">Full Papers should present original work embedded within substantial research or creative practice. Submissions may include research-based projects, </w:t>
      </w:r>
      <w:sdt>
        <w:sdtPr>
          <w:tag w:val="goog_rdk_6"/>
          <w:id w:val="1700915"/>
        </w:sdtPr>
        <w:sdtContent>
          <w:r>
            <w:rPr>
              <w:color w:val="000000"/>
            </w:rPr>
            <w:t xml:space="preserve">theoretical papers, </w:t>
          </w:r>
        </w:sdtContent>
      </w:sdt>
      <w:r>
        <w:rPr>
          <w:color w:val="000000"/>
        </w:rPr>
        <w:t xml:space="preserve">design workflows, </w:t>
      </w:r>
      <w:sdt>
        <w:sdtPr>
          <w:tag w:val="goog_rdk_7"/>
          <w:id w:val="2042941622"/>
        </w:sdtPr>
        <w:sdtContent>
          <w:r>
            <w:rPr>
              <w:color w:val="000000"/>
            </w:rPr>
            <w:t>and/</w:t>
          </w:r>
        </w:sdtContent>
      </w:sdt>
      <w:r>
        <w:rPr>
          <w:color w:val="000000"/>
        </w:rPr>
        <w:t>or innovative techniques and methods that advance the field of computational design. Papers should follow a scholarly structure, typically including</w:t>
      </w:r>
      <w:sdt>
        <w:sdtPr>
          <w:tag w:val="goog_rdk_8"/>
          <w:id w:val="480510182"/>
        </w:sdtPr>
        <w:sdtContent>
          <w:r>
            <w:rPr>
              <w:color w:val="000000"/>
            </w:rPr>
            <w:t xml:space="preserve"> (but not limited</w:t>
          </w:r>
          <w:r w:rsidR="00F1648A">
            <w:rPr>
              <w:color w:val="000000"/>
            </w:rPr>
            <w:t xml:space="preserve"> </w:t>
          </w:r>
          <w:r>
            <w:rPr>
              <w:color w:val="000000"/>
            </w:rPr>
            <w:t>to)</w:t>
          </w:r>
        </w:sdtContent>
      </w:sdt>
      <w:r>
        <w:rPr>
          <w:color w:val="000000"/>
        </w:rPr>
        <w:t>:</w:t>
      </w:r>
      <w:sdt>
        <w:sdtPr>
          <w:tag w:val="goog_rdk_9"/>
          <w:id w:val="-1037233015"/>
        </w:sdtPr>
        <w:sdtContent>
          <w:r w:rsidR="00F1648A">
            <w:rPr>
              <w:color w:val="000000"/>
            </w:rPr>
            <w:t xml:space="preserve"> </w:t>
          </w:r>
        </w:sdtContent>
      </w:sdt>
      <w:r>
        <w:rPr>
          <w:color w:val="000000"/>
        </w:rPr>
        <w:t>Abstract, Introduction, Background, Methods, Results and Reflection, and Conclusion.</w:t>
      </w:r>
    </w:p>
    <w:p w14:paraId="00000017" w14:textId="5ED88BE0" w:rsidR="00C6021E" w:rsidRDefault="00000000">
      <w:pPr>
        <w:pBdr>
          <w:top w:val="nil"/>
          <w:left w:val="nil"/>
          <w:bottom w:val="nil"/>
          <w:right w:val="nil"/>
          <w:between w:val="nil"/>
        </w:pBdr>
      </w:pPr>
      <w:r>
        <w:rPr>
          <w:color w:val="000000"/>
        </w:rPr>
        <w:t xml:space="preserve">Submissions must clearly communicate the significance of the work and position it within relevant historical, theoretical, or technical contexts. Authors are encouraged to refer to the official </w:t>
      </w:r>
      <w:r>
        <w:rPr>
          <w:b/>
          <w:bCs/>
          <w:color w:val="000000"/>
        </w:rPr>
        <w:t>Call for Papers</w:t>
      </w:r>
      <w:r>
        <w:rPr>
          <w:color w:val="000000"/>
        </w:rPr>
        <w:t xml:space="preserve"> to align their submission with the conference’s theme and areas of interest:</w:t>
      </w:r>
      <w:r>
        <w:rPr>
          <w:color w:val="000000"/>
        </w:rPr>
        <w:br/>
      </w:r>
      <w:sdt>
        <w:sdtPr>
          <w:tag w:val="goog_rdk_11"/>
          <w:id w:val="-1412803096"/>
        </w:sdtPr>
        <w:sdtContent/>
      </w:sdt>
      <w:hyperlink r:id="rId9" w:history="1">
        <w:r w:rsidR="00F1648A" w:rsidRPr="00BA7392">
          <w:rPr>
            <w:rStyle w:val="Hyperlink"/>
          </w:rPr>
          <w:t>https://2026.acadia.org/call-for-papers</w:t>
        </w:r>
      </w:hyperlink>
    </w:p>
    <w:p w14:paraId="00000018" w14:textId="77777777" w:rsidR="00C6021E" w:rsidRDefault="00000000">
      <w:pPr>
        <w:keepNext/>
        <w:keepLines/>
        <w:widowControl/>
        <w:numPr>
          <w:ilvl w:val="1"/>
          <w:numId w:val="2"/>
        </w:numPr>
        <w:pBdr>
          <w:top w:val="nil"/>
          <w:left w:val="nil"/>
          <w:bottom w:val="nil"/>
          <w:right w:val="nil"/>
          <w:between w:val="nil"/>
        </w:pBdr>
        <w:spacing w:before="240"/>
        <w:ind w:hanging="720"/>
      </w:pPr>
      <w:r>
        <w:rPr>
          <w:color w:val="000000"/>
        </w:rPr>
        <w:t>Sections</w:t>
      </w:r>
    </w:p>
    <w:p w14:paraId="00000019" w14:textId="77777777" w:rsidR="00C6021E" w:rsidRDefault="00000000">
      <w:pPr>
        <w:pBdr>
          <w:top w:val="nil"/>
          <w:left w:val="nil"/>
          <w:bottom w:val="nil"/>
          <w:right w:val="nil"/>
          <w:between w:val="nil"/>
        </w:pBdr>
        <w:rPr>
          <w:b/>
          <w:bCs/>
          <w:color w:val="000000"/>
          <w:u w:val="single"/>
        </w:rPr>
      </w:pPr>
      <w:r>
        <w:rPr>
          <w:b/>
          <w:bCs/>
          <w:color w:val="000000"/>
          <w:u w:val="single"/>
        </w:rPr>
        <w:t>*** This section contains the structure expected for technical papers. Please adjust structure and headings to fit your paper style (theoretical, historical, technical...etc.  ***</w:t>
      </w:r>
    </w:p>
    <w:p w14:paraId="0000001A" w14:textId="77777777" w:rsidR="00C6021E" w:rsidRDefault="00000000">
      <w:pPr>
        <w:pBdr>
          <w:top w:val="nil"/>
          <w:left w:val="nil"/>
          <w:bottom w:val="nil"/>
          <w:right w:val="nil"/>
          <w:between w:val="nil"/>
        </w:pBdr>
        <w:rPr>
          <w:color w:val="000000"/>
        </w:rPr>
      </w:pPr>
      <w:r>
        <w:rPr>
          <w:color w:val="000000"/>
        </w:rPr>
        <w:t xml:space="preserve">In the Abstract section of the paper, the position of the work in terms of contributing a theoretical approach, computational method or fabrication technique (or combinations of these) should be </w:t>
      </w:r>
      <w:r>
        <w:rPr>
          <w:color w:val="000000"/>
        </w:rPr>
        <w:lastRenderedPageBreak/>
        <w:t xml:space="preserve">clearly and concisely stated. The results of the research and major contributions should be briefly stated. The abstract should be a maximum of 250 words. </w:t>
      </w:r>
    </w:p>
    <w:p w14:paraId="0000001B" w14:textId="50DB39AD" w:rsidR="00C6021E" w:rsidRDefault="00000000">
      <w:pPr>
        <w:pBdr>
          <w:top w:val="nil"/>
          <w:left w:val="nil"/>
          <w:bottom w:val="nil"/>
          <w:right w:val="nil"/>
          <w:between w:val="nil"/>
        </w:pBdr>
        <w:rPr>
          <w:color w:val="000000"/>
        </w:rPr>
      </w:pPr>
      <w:r>
        <w:rPr>
          <w:color w:val="000000"/>
        </w:rPr>
        <w:t xml:space="preserve">In the </w:t>
      </w:r>
      <w:r>
        <w:rPr>
          <w:b/>
          <w:bCs/>
          <w:color w:val="000000"/>
        </w:rPr>
        <w:t>Introduction</w:t>
      </w:r>
      <w:r>
        <w:rPr>
          <w:color w:val="000000"/>
        </w:rPr>
        <w:t xml:space="preserve"> section of the paper, the objectives and the hypothesis of the work are to be stated and placed within the current context. This section should include the motivation for the research and a high-level </w:t>
      </w:r>
      <w:r w:rsidR="00F1648A">
        <w:rPr>
          <w:color w:val="000000"/>
        </w:rPr>
        <w:t>contextualization</w:t>
      </w:r>
      <w:r>
        <w:rPr>
          <w:color w:val="000000"/>
        </w:rPr>
        <w:t xml:space="preserve"> within the general field of research. </w:t>
      </w:r>
    </w:p>
    <w:p w14:paraId="0000001C" w14:textId="17EC888F" w:rsidR="00C6021E" w:rsidRDefault="00000000">
      <w:pPr>
        <w:pBdr>
          <w:top w:val="nil"/>
          <w:left w:val="nil"/>
          <w:bottom w:val="nil"/>
          <w:right w:val="nil"/>
          <w:between w:val="nil"/>
        </w:pBdr>
        <w:rPr>
          <w:color w:val="000000"/>
        </w:rPr>
      </w:pPr>
      <w:r>
        <w:rPr>
          <w:color w:val="000000"/>
        </w:rPr>
        <w:t xml:space="preserve">In the </w:t>
      </w:r>
      <w:r>
        <w:rPr>
          <w:b/>
          <w:bCs/>
          <w:color w:val="000000"/>
        </w:rPr>
        <w:t>State of the Art</w:t>
      </w:r>
      <w:r>
        <w:rPr>
          <w:color w:val="000000"/>
        </w:rPr>
        <w:t xml:space="preserve"> section, a thorough </w:t>
      </w:r>
      <w:r w:rsidR="00F1648A">
        <w:rPr>
          <w:color w:val="000000"/>
        </w:rPr>
        <w:t>contextualization</w:t>
      </w:r>
      <w:r>
        <w:rPr>
          <w:color w:val="000000"/>
        </w:rPr>
        <w:t xml:space="preserve"> of existing research should be made. The section can reflect the author's previous work but should also cite original sources that led to the development of their specific body of work.</w:t>
      </w:r>
    </w:p>
    <w:p w14:paraId="0000001D" w14:textId="77777777" w:rsidR="00C6021E" w:rsidRDefault="00000000">
      <w:pPr>
        <w:pBdr>
          <w:top w:val="nil"/>
          <w:left w:val="nil"/>
          <w:bottom w:val="nil"/>
          <w:right w:val="nil"/>
          <w:between w:val="nil"/>
        </w:pBdr>
        <w:rPr>
          <w:color w:val="000000"/>
        </w:rPr>
      </w:pPr>
      <w:r>
        <w:rPr>
          <w:color w:val="000000"/>
        </w:rPr>
        <w:t xml:space="preserve">In the </w:t>
      </w:r>
      <w:r>
        <w:rPr>
          <w:b/>
          <w:bCs/>
          <w:color w:val="000000"/>
        </w:rPr>
        <w:t>Methods</w:t>
      </w:r>
      <w:r>
        <w:rPr>
          <w:color w:val="000000"/>
        </w:rPr>
        <w:t xml:space="preserve"> section, the novel techniques developed in the work should be introduced and described so that they can be understood and reproduced by someone in the field of computational design and digital fabrication. </w:t>
      </w:r>
    </w:p>
    <w:p w14:paraId="0000001E" w14:textId="77777777" w:rsidR="00C6021E" w:rsidRDefault="00000000">
      <w:pPr>
        <w:pBdr>
          <w:top w:val="nil"/>
          <w:left w:val="nil"/>
          <w:bottom w:val="nil"/>
          <w:right w:val="nil"/>
          <w:between w:val="nil"/>
        </w:pBdr>
        <w:rPr>
          <w:color w:val="000000"/>
        </w:rPr>
      </w:pPr>
      <w:r>
        <w:rPr>
          <w:color w:val="000000"/>
        </w:rPr>
        <w:t xml:space="preserve">For the </w:t>
      </w:r>
      <w:r>
        <w:rPr>
          <w:b/>
          <w:bCs/>
          <w:color w:val="000000"/>
        </w:rPr>
        <w:t>Results and Discussion</w:t>
      </w:r>
      <w:r>
        <w:rPr>
          <w:color w:val="000000"/>
        </w:rPr>
        <w:t>, the outcome of the work should be clearly described and depicted. The author's work should be placed in the context of computational design, and its contribution to previously cited work must be indicated.</w:t>
      </w:r>
    </w:p>
    <w:p w14:paraId="0000001F" w14:textId="77777777" w:rsidR="00C6021E" w:rsidRDefault="00000000">
      <w:pPr>
        <w:pBdr>
          <w:top w:val="nil"/>
          <w:left w:val="nil"/>
          <w:bottom w:val="nil"/>
          <w:right w:val="nil"/>
          <w:between w:val="nil"/>
        </w:pBdr>
        <w:rPr>
          <w:color w:val="000000"/>
        </w:rPr>
      </w:pPr>
      <w:r>
        <w:rPr>
          <w:color w:val="000000"/>
        </w:rPr>
        <w:t xml:space="preserve">The </w:t>
      </w:r>
      <w:r>
        <w:rPr>
          <w:b/>
          <w:bCs/>
          <w:color w:val="000000"/>
        </w:rPr>
        <w:t>Conclusion</w:t>
      </w:r>
      <w:r>
        <w:rPr>
          <w:color w:val="000000"/>
        </w:rPr>
        <w:t xml:space="preserve"> section should describe the future development of the work and provide a reasonable outlook of the research into future applications. Such propositions should be grounded in the precedents that were originally stated in the hypothesis for the research. </w:t>
      </w:r>
    </w:p>
    <w:p w14:paraId="00000020" w14:textId="77777777" w:rsidR="00C6021E" w:rsidRDefault="00000000">
      <w:pPr>
        <w:pBdr>
          <w:top w:val="nil"/>
          <w:left w:val="nil"/>
          <w:bottom w:val="nil"/>
          <w:right w:val="nil"/>
          <w:between w:val="nil"/>
        </w:pBdr>
        <w:rPr>
          <w:color w:val="000000"/>
        </w:rPr>
      </w:pPr>
      <w:r>
        <w:rPr>
          <w:color w:val="000000"/>
        </w:rPr>
        <w:t xml:space="preserve">While an </w:t>
      </w:r>
      <w:r>
        <w:rPr>
          <w:b/>
          <w:bCs/>
          <w:color w:val="000000"/>
        </w:rPr>
        <w:t>Acknowledgment</w:t>
      </w:r>
      <w:r>
        <w:rPr>
          <w:color w:val="000000"/>
        </w:rPr>
        <w:t xml:space="preserve"> section should </w:t>
      </w:r>
      <w:r>
        <w:rPr>
          <w:b/>
          <w:bCs/>
          <w:color w:val="000000"/>
        </w:rPr>
        <w:t>not</w:t>
      </w:r>
      <w:r>
        <w:rPr>
          <w:color w:val="000000"/>
        </w:rPr>
        <w:t xml:space="preserve"> be included in the paper submission, any accepted papers that are published in the proceedings will require the author to attribute properly and credit teams, contributors, faculty, academic programs, funding bodies, etc. </w:t>
      </w:r>
    </w:p>
    <w:p w14:paraId="00000021" w14:textId="77777777" w:rsidR="00C6021E" w:rsidRDefault="00000000">
      <w:pPr>
        <w:pBdr>
          <w:top w:val="nil"/>
          <w:left w:val="nil"/>
          <w:bottom w:val="nil"/>
          <w:right w:val="nil"/>
          <w:between w:val="nil"/>
        </w:pBdr>
        <w:rPr>
          <w:color w:val="000000"/>
        </w:rPr>
      </w:pPr>
      <w:r>
        <w:rPr>
          <w:color w:val="000000"/>
        </w:rPr>
        <w:t>Appendices may be used to provide lengthy sections of code, examples of survey forms, or other useful adjuncts to the discussion.</w:t>
      </w:r>
    </w:p>
    <w:p w14:paraId="00000022" w14:textId="77777777" w:rsidR="00C6021E" w:rsidRDefault="00000000">
      <w:pPr>
        <w:keepNext/>
        <w:keepLines/>
        <w:widowControl/>
        <w:pBdr>
          <w:top w:val="nil"/>
          <w:left w:val="nil"/>
          <w:bottom w:val="nil"/>
          <w:right w:val="nil"/>
          <w:between w:val="nil"/>
        </w:pBdr>
        <w:spacing w:before="240"/>
        <w:ind w:left="720" w:hanging="720"/>
        <w:rPr>
          <w:color w:val="000000"/>
        </w:rPr>
      </w:pPr>
      <w:r>
        <w:rPr>
          <w:color w:val="000000"/>
        </w:rPr>
        <w:t>5.2</w:t>
      </w:r>
      <w:r>
        <w:rPr>
          <w:color w:val="000000"/>
        </w:rPr>
        <w:tab/>
        <w:t>Figures</w:t>
      </w:r>
    </w:p>
    <w:p w14:paraId="00000023" w14:textId="77777777" w:rsidR="00C6021E" w:rsidRDefault="00000000">
      <w:pPr>
        <w:pBdr>
          <w:top w:val="nil"/>
          <w:left w:val="nil"/>
          <w:bottom w:val="nil"/>
          <w:right w:val="nil"/>
          <w:between w:val="nil"/>
        </w:pBdr>
        <w:rPr>
          <w:color w:val="000000"/>
        </w:rPr>
      </w:pPr>
      <w:r>
        <w:rPr>
          <w:color w:val="000000"/>
        </w:rPr>
        <w:t>Figures may include line drawings, photographs, or digital renderings that support the paper.</w:t>
      </w:r>
      <w:r>
        <w:rPr>
          <w:noProof/>
        </w:rPr>
        <w:drawing>
          <wp:anchor distT="0" distB="0" distL="114300" distR="114300" simplePos="0" relativeHeight="251658240" behindDoc="0" locked="0" layoutInCell="1" hidden="0" allowOverlap="1">
            <wp:simplePos x="0" y="0"/>
            <wp:positionH relativeFrom="column">
              <wp:posOffset>1</wp:posOffset>
            </wp:positionH>
            <wp:positionV relativeFrom="paragraph">
              <wp:posOffset>373380</wp:posOffset>
            </wp:positionV>
            <wp:extent cx="2667000" cy="1990090"/>
            <wp:effectExtent l="0" t="0" r="0" b="0"/>
            <wp:wrapTopAndBottom distT="0" distB="0"/>
            <wp:docPr id="2" name="image1.jpg" descr="A close-up of a devic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close-up of a device&#10;&#10;AI-generated content may be incorrect."/>
                    <pic:cNvPicPr preferRelativeResize="0"/>
                  </pic:nvPicPr>
                  <pic:blipFill>
                    <a:blip r:embed="rId10"/>
                    <a:srcRect/>
                    <a:stretch>
                      <a:fillRect/>
                    </a:stretch>
                  </pic:blipFill>
                  <pic:spPr>
                    <a:xfrm>
                      <a:off x="0" y="0"/>
                      <a:ext cx="2667000" cy="1990090"/>
                    </a:xfrm>
                    <a:prstGeom prst="rect">
                      <a:avLst/>
                    </a:prstGeom>
                    <a:ln/>
                  </pic:spPr>
                </pic:pic>
              </a:graphicData>
            </a:graphic>
          </wp:anchor>
        </w:drawing>
      </w:r>
    </w:p>
    <w:p w14:paraId="00000024" w14:textId="77777777" w:rsidR="00C6021E" w:rsidRDefault="00C6021E">
      <w:pPr>
        <w:keepLines/>
        <w:widowControl/>
        <w:pBdr>
          <w:top w:val="nil"/>
          <w:left w:val="nil"/>
          <w:bottom w:val="nil"/>
          <w:right w:val="nil"/>
          <w:between w:val="nil"/>
        </w:pBdr>
        <w:spacing w:before="120"/>
        <w:jc w:val="left"/>
        <w:rPr>
          <w:b/>
          <w:bCs/>
          <w:color w:val="000000"/>
        </w:rPr>
      </w:pPr>
    </w:p>
    <w:p w14:paraId="00000025" w14:textId="77777777" w:rsidR="00C6021E" w:rsidRDefault="00000000">
      <w:pPr>
        <w:keepLines/>
        <w:widowControl/>
        <w:pBdr>
          <w:top w:val="nil"/>
          <w:left w:val="nil"/>
          <w:bottom w:val="nil"/>
          <w:right w:val="nil"/>
          <w:between w:val="nil"/>
        </w:pBdr>
        <w:spacing w:before="120"/>
        <w:jc w:val="left"/>
        <w:rPr>
          <w:b/>
          <w:bCs/>
          <w:color w:val="000000"/>
        </w:rPr>
      </w:pPr>
      <w:r>
        <w:rPr>
          <w:b/>
          <w:bCs/>
          <w:color w:val="000000"/>
        </w:rPr>
        <w:t>Figure 1.  Jack-Knife PDA Design.</w:t>
      </w:r>
    </w:p>
    <w:p w14:paraId="00000026" w14:textId="77777777" w:rsidR="00C6021E" w:rsidRDefault="00000000">
      <w:pPr>
        <w:pBdr>
          <w:top w:val="nil"/>
          <w:left w:val="nil"/>
          <w:bottom w:val="nil"/>
          <w:right w:val="nil"/>
          <w:between w:val="nil"/>
        </w:pBdr>
        <w:rPr>
          <w:color w:val="000000"/>
        </w:rPr>
      </w:pPr>
      <w:r>
        <w:rPr>
          <w:color w:val="000000"/>
        </w:rPr>
        <w:lastRenderedPageBreak/>
        <w:t xml:space="preserve">All figures must be embedded directly in the body of the text, placed shortly after their first mention. Leave one blank line above the figure and no blank line below the figure caption. All figures must be clearly referenced in the text prior to their appearance (e.g., </w:t>
      </w:r>
      <w:r>
        <w:rPr>
          <w:i/>
          <w:iCs/>
          <w:color w:val="000000"/>
        </w:rPr>
        <w:t>as shown in Figure 1</w:t>
      </w:r>
      <w:r>
        <w:rPr>
          <w:color w:val="000000"/>
        </w:rPr>
        <w:t>).</w:t>
      </w:r>
    </w:p>
    <w:p w14:paraId="00000027" w14:textId="77777777" w:rsidR="00C6021E" w:rsidRDefault="00000000">
      <w:pPr>
        <w:pBdr>
          <w:top w:val="nil"/>
          <w:left w:val="nil"/>
          <w:bottom w:val="nil"/>
          <w:right w:val="nil"/>
          <w:between w:val="nil"/>
        </w:pBdr>
        <w:rPr>
          <w:color w:val="000000"/>
        </w:rPr>
      </w:pPr>
      <w:r>
        <w:rPr>
          <w:color w:val="000000"/>
        </w:rPr>
        <w:t xml:space="preserve">For the submission version, use low-resolution images to reduce file size. However, images must be of sufficient quality to ensure all visual elements and any embedded text are clearly legible. A </w:t>
      </w:r>
      <w:r>
        <w:rPr>
          <w:b/>
          <w:bCs/>
          <w:color w:val="000000"/>
        </w:rPr>
        <w:t>minimum resolution of 150 dpi</w:t>
      </w:r>
      <w:r>
        <w:rPr>
          <w:color w:val="000000"/>
        </w:rPr>
        <w:t xml:space="preserve"> is recommended. Captions must be placed directly below each figure and formatted using the </w:t>
      </w:r>
      <w:r>
        <w:rPr>
          <w:b/>
          <w:bCs/>
          <w:color w:val="000000"/>
        </w:rPr>
        <w:t>ACADIA-Figure Caption</w:t>
      </w:r>
      <w:r>
        <w:rPr>
          <w:color w:val="000000"/>
        </w:rPr>
        <w:t xml:space="preserve"> style.</w:t>
      </w:r>
    </w:p>
    <w:p w14:paraId="00000028" w14:textId="77777777" w:rsidR="00C6021E" w:rsidRDefault="00000000">
      <w:pPr>
        <w:keepNext/>
        <w:keepLines/>
        <w:widowControl/>
        <w:numPr>
          <w:ilvl w:val="1"/>
          <w:numId w:val="1"/>
        </w:numPr>
        <w:pBdr>
          <w:top w:val="nil"/>
          <w:left w:val="nil"/>
          <w:bottom w:val="nil"/>
          <w:right w:val="nil"/>
          <w:between w:val="nil"/>
        </w:pBdr>
        <w:spacing w:before="240"/>
        <w:ind w:left="720" w:hanging="720"/>
      </w:pPr>
      <w:r>
        <w:rPr>
          <w:color w:val="000000"/>
        </w:rPr>
        <w:t>Tables</w:t>
      </w:r>
    </w:p>
    <w:p w14:paraId="00000029" w14:textId="77777777" w:rsidR="00C6021E" w:rsidRDefault="00000000">
      <w:pPr>
        <w:pBdr>
          <w:top w:val="nil"/>
          <w:left w:val="nil"/>
          <w:bottom w:val="nil"/>
          <w:right w:val="nil"/>
          <w:between w:val="nil"/>
        </w:pBdr>
        <w:rPr>
          <w:color w:val="000000"/>
        </w:rPr>
      </w:pPr>
      <w:r>
        <w:rPr>
          <w:color w:val="000000"/>
        </w:rPr>
        <w:t xml:space="preserve">Place tables within the body of the text, in the paragraph after they are first mentioned. They should not be at the end of the document. A smaller typeface may be used for tables (9 or 10 point font) than in the text. Use the same type size for all the tables. An </w:t>
      </w:r>
      <w:r>
        <w:rPr>
          <w:i/>
          <w:iCs/>
          <w:color w:val="000000"/>
        </w:rPr>
        <w:t>ACADIA-Table Caption</w:t>
      </w:r>
      <w:r>
        <w:rPr>
          <w:color w:val="000000"/>
        </w:rPr>
        <w:t xml:space="preserve"> style is provided in the template. Put the table number and caption on the line </w:t>
      </w:r>
      <w:r>
        <w:rPr>
          <w:i/>
          <w:iCs/>
          <w:color w:val="000000"/>
        </w:rPr>
        <w:t>above</w:t>
      </w:r>
      <w:r>
        <w:rPr>
          <w:color w:val="000000"/>
        </w:rPr>
        <w:t xml:space="preserve"> the table, left justified, with a capital letter for the first word only. Leave one blank line between the text above the caption, and one below the table, before the text continues. The caption should be boldfaced.</w:t>
      </w:r>
    </w:p>
    <w:p w14:paraId="0000002A" w14:textId="77777777" w:rsidR="00C6021E" w:rsidRDefault="00000000">
      <w:pPr>
        <w:pBdr>
          <w:top w:val="nil"/>
          <w:left w:val="nil"/>
          <w:bottom w:val="nil"/>
          <w:right w:val="nil"/>
          <w:between w:val="nil"/>
        </w:pBdr>
        <w:jc w:val="left"/>
        <w:rPr>
          <w:b/>
          <w:bCs/>
          <w:color w:val="000000"/>
        </w:rPr>
      </w:pPr>
      <w:r>
        <w:rPr>
          <w:b/>
          <w:bCs/>
          <w:color w:val="000000"/>
        </w:rPr>
        <w:t>Table 4: Example of a correct layout of a simple table.</w:t>
      </w:r>
    </w:p>
    <w:tbl>
      <w:tblPr>
        <w:tblStyle w:val="a0"/>
        <w:tblW w:w="8640" w:type="dxa"/>
        <w:tblInd w:w="108" w:type="dxa"/>
        <w:tblLayout w:type="fixed"/>
        <w:tblLook w:val="0000" w:firstRow="0" w:lastRow="0" w:firstColumn="0" w:lastColumn="0" w:noHBand="0" w:noVBand="0"/>
      </w:tblPr>
      <w:tblGrid>
        <w:gridCol w:w="1890"/>
        <w:gridCol w:w="2250"/>
        <w:gridCol w:w="2160"/>
        <w:gridCol w:w="1260"/>
        <w:gridCol w:w="1080"/>
      </w:tblGrid>
      <w:tr w:rsidR="00C6021E" w14:paraId="3536FB4E" w14:textId="77777777">
        <w:trPr>
          <w:trHeight w:val="300"/>
        </w:trPr>
        <w:tc>
          <w:tcPr>
            <w:tcW w:w="1890" w:type="dxa"/>
            <w:tcBorders>
              <w:top w:val="single" w:sz="12" w:space="0" w:color="000000"/>
            </w:tcBorders>
          </w:tcPr>
          <w:p w14:paraId="0000002B" w14:textId="77777777" w:rsidR="00C6021E" w:rsidRDefault="00000000">
            <w:pPr>
              <w:pBdr>
                <w:top w:val="nil"/>
                <w:left w:val="nil"/>
                <w:bottom w:val="nil"/>
                <w:right w:val="nil"/>
                <w:between w:val="nil"/>
              </w:pBdr>
              <w:jc w:val="center"/>
              <w:rPr>
                <w:color w:val="000000"/>
                <w:sz w:val="20"/>
                <w:szCs w:val="20"/>
              </w:rPr>
            </w:pPr>
            <w:r>
              <w:rPr>
                <w:color w:val="000000"/>
                <w:sz w:val="20"/>
                <w:szCs w:val="20"/>
              </w:rPr>
              <w:t>Building Number</w:t>
            </w:r>
          </w:p>
        </w:tc>
        <w:tc>
          <w:tcPr>
            <w:tcW w:w="2250" w:type="dxa"/>
            <w:tcBorders>
              <w:top w:val="single" w:sz="12" w:space="0" w:color="000000"/>
            </w:tcBorders>
          </w:tcPr>
          <w:p w14:paraId="0000002C" w14:textId="77777777" w:rsidR="00C6021E" w:rsidRDefault="00000000">
            <w:pPr>
              <w:pBdr>
                <w:top w:val="nil"/>
                <w:left w:val="nil"/>
                <w:bottom w:val="nil"/>
                <w:right w:val="nil"/>
                <w:between w:val="nil"/>
              </w:pBdr>
              <w:jc w:val="center"/>
              <w:rPr>
                <w:color w:val="000000"/>
                <w:sz w:val="20"/>
                <w:szCs w:val="20"/>
              </w:rPr>
            </w:pPr>
            <w:r>
              <w:rPr>
                <w:color w:val="000000"/>
                <w:sz w:val="20"/>
                <w:szCs w:val="20"/>
              </w:rPr>
              <w:t>Total Area (square feet)</w:t>
            </w:r>
          </w:p>
        </w:tc>
        <w:tc>
          <w:tcPr>
            <w:tcW w:w="2160" w:type="dxa"/>
            <w:tcBorders>
              <w:top w:val="single" w:sz="12" w:space="0" w:color="000000"/>
            </w:tcBorders>
          </w:tcPr>
          <w:p w14:paraId="0000002D" w14:textId="77777777" w:rsidR="00C6021E" w:rsidRDefault="00000000">
            <w:pPr>
              <w:pBdr>
                <w:top w:val="nil"/>
                <w:left w:val="nil"/>
                <w:bottom w:val="nil"/>
                <w:right w:val="nil"/>
                <w:between w:val="nil"/>
              </w:pBdr>
              <w:jc w:val="center"/>
              <w:rPr>
                <w:color w:val="000000"/>
                <w:sz w:val="20"/>
                <w:szCs w:val="20"/>
              </w:rPr>
            </w:pPr>
            <w:r>
              <w:rPr>
                <w:color w:val="000000"/>
                <w:sz w:val="20"/>
                <w:szCs w:val="20"/>
              </w:rPr>
              <w:t>Core Area (square feet)</w:t>
            </w:r>
          </w:p>
        </w:tc>
        <w:tc>
          <w:tcPr>
            <w:tcW w:w="2340" w:type="dxa"/>
            <w:gridSpan w:val="2"/>
            <w:tcBorders>
              <w:top w:val="single" w:sz="12" w:space="0" w:color="000000"/>
              <w:bottom w:val="single" w:sz="6" w:space="0" w:color="000000"/>
            </w:tcBorders>
          </w:tcPr>
          <w:p w14:paraId="0000002E" w14:textId="77777777" w:rsidR="00C6021E" w:rsidRDefault="00000000">
            <w:pPr>
              <w:pBdr>
                <w:top w:val="nil"/>
                <w:left w:val="nil"/>
                <w:bottom w:val="nil"/>
                <w:right w:val="nil"/>
                <w:between w:val="nil"/>
              </w:pBdr>
              <w:jc w:val="center"/>
              <w:rPr>
                <w:color w:val="000000"/>
                <w:sz w:val="20"/>
                <w:szCs w:val="20"/>
              </w:rPr>
            </w:pPr>
            <w:r>
              <w:rPr>
                <w:color w:val="000000"/>
                <w:sz w:val="20"/>
                <w:szCs w:val="20"/>
              </w:rPr>
              <w:t>Vertical Circulation</w:t>
            </w:r>
          </w:p>
        </w:tc>
      </w:tr>
      <w:tr w:rsidR="00C6021E" w14:paraId="1953BF3F" w14:textId="77777777">
        <w:trPr>
          <w:trHeight w:val="300"/>
        </w:trPr>
        <w:tc>
          <w:tcPr>
            <w:tcW w:w="1890" w:type="dxa"/>
            <w:tcBorders>
              <w:bottom w:val="single" w:sz="6" w:space="0" w:color="000000"/>
            </w:tcBorders>
          </w:tcPr>
          <w:p w14:paraId="00000030" w14:textId="77777777" w:rsidR="00C6021E" w:rsidRDefault="00C6021E">
            <w:pPr>
              <w:pBdr>
                <w:top w:val="nil"/>
                <w:left w:val="nil"/>
                <w:bottom w:val="nil"/>
                <w:right w:val="nil"/>
                <w:between w:val="nil"/>
              </w:pBdr>
              <w:jc w:val="center"/>
              <w:rPr>
                <w:color w:val="000000"/>
                <w:sz w:val="20"/>
                <w:szCs w:val="20"/>
              </w:rPr>
            </w:pPr>
          </w:p>
        </w:tc>
        <w:tc>
          <w:tcPr>
            <w:tcW w:w="2250" w:type="dxa"/>
            <w:tcBorders>
              <w:bottom w:val="single" w:sz="6" w:space="0" w:color="000000"/>
            </w:tcBorders>
          </w:tcPr>
          <w:p w14:paraId="00000031" w14:textId="77777777" w:rsidR="00C6021E" w:rsidRDefault="00C6021E">
            <w:pPr>
              <w:pBdr>
                <w:top w:val="nil"/>
                <w:left w:val="nil"/>
                <w:bottom w:val="nil"/>
                <w:right w:val="nil"/>
                <w:between w:val="nil"/>
              </w:pBdr>
              <w:jc w:val="center"/>
              <w:rPr>
                <w:color w:val="000000"/>
                <w:sz w:val="20"/>
                <w:szCs w:val="20"/>
              </w:rPr>
            </w:pPr>
          </w:p>
        </w:tc>
        <w:tc>
          <w:tcPr>
            <w:tcW w:w="2160" w:type="dxa"/>
            <w:tcBorders>
              <w:bottom w:val="single" w:sz="6" w:space="0" w:color="000000"/>
            </w:tcBorders>
          </w:tcPr>
          <w:p w14:paraId="00000032" w14:textId="77777777" w:rsidR="00C6021E" w:rsidRDefault="00C6021E">
            <w:pPr>
              <w:pBdr>
                <w:top w:val="nil"/>
                <w:left w:val="nil"/>
                <w:bottom w:val="nil"/>
                <w:right w:val="nil"/>
                <w:between w:val="nil"/>
              </w:pBdr>
              <w:jc w:val="center"/>
              <w:rPr>
                <w:color w:val="000000"/>
                <w:sz w:val="20"/>
                <w:szCs w:val="20"/>
              </w:rPr>
            </w:pPr>
          </w:p>
        </w:tc>
        <w:tc>
          <w:tcPr>
            <w:tcW w:w="1260" w:type="dxa"/>
            <w:tcBorders>
              <w:top w:val="single" w:sz="6" w:space="0" w:color="000000"/>
              <w:bottom w:val="single" w:sz="6" w:space="0" w:color="000000"/>
            </w:tcBorders>
          </w:tcPr>
          <w:p w14:paraId="00000033" w14:textId="77777777" w:rsidR="00C6021E" w:rsidRDefault="00000000">
            <w:pPr>
              <w:pBdr>
                <w:top w:val="nil"/>
                <w:left w:val="nil"/>
                <w:bottom w:val="nil"/>
                <w:right w:val="nil"/>
                <w:between w:val="nil"/>
              </w:pBdr>
              <w:jc w:val="center"/>
              <w:rPr>
                <w:color w:val="000000"/>
                <w:sz w:val="20"/>
                <w:szCs w:val="20"/>
              </w:rPr>
            </w:pPr>
            <w:r>
              <w:rPr>
                <w:color w:val="000000"/>
                <w:sz w:val="20"/>
                <w:szCs w:val="20"/>
              </w:rPr>
              <w:t>Stairwells</w:t>
            </w:r>
          </w:p>
        </w:tc>
        <w:tc>
          <w:tcPr>
            <w:tcW w:w="1080" w:type="dxa"/>
            <w:tcBorders>
              <w:top w:val="single" w:sz="6" w:space="0" w:color="000000"/>
              <w:bottom w:val="single" w:sz="6" w:space="0" w:color="000000"/>
            </w:tcBorders>
          </w:tcPr>
          <w:p w14:paraId="00000034" w14:textId="77777777" w:rsidR="00C6021E" w:rsidRDefault="00000000">
            <w:pPr>
              <w:pBdr>
                <w:top w:val="nil"/>
                <w:left w:val="nil"/>
                <w:bottom w:val="nil"/>
                <w:right w:val="nil"/>
                <w:between w:val="nil"/>
              </w:pBdr>
              <w:jc w:val="center"/>
              <w:rPr>
                <w:color w:val="000000"/>
                <w:sz w:val="20"/>
                <w:szCs w:val="20"/>
              </w:rPr>
            </w:pPr>
            <w:r>
              <w:rPr>
                <w:color w:val="000000"/>
                <w:sz w:val="20"/>
                <w:szCs w:val="20"/>
              </w:rPr>
              <w:t>Elevators</w:t>
            </w:r>
          </w:p>
        </w:tc>
      </w:tr>
      <w:tr w:rsidR="00C6021E" w14:paraId="3CDCA60C" w14:textId="77777777">
        <w:trPr>
          <w:trHeight w:val="285"/>
        </w:trPr>
        <w:tc>
          <w:tcPr>
            <w:tcW w:w="1890" w:type="dxa"/>
            <w:tcBorders>
              <w:top w:val="single" w:sz="6" w:space="0" w:color="000000"/>
            </w:tcBorders>
          </w:tcPr>
          <w:p w14:paraId="00000035" w14:textId="77777777" w:rsidR="00C6021E" w:rsidRDefault="00000000">
            <w:pPr>
              <w:pBdr>
                <w:top w:val="nil"/>
                <w:left w:val="nil"/>
                <w:bottom w:val="nil"/>
                <w:right w:val="nil"/>
                <w:between w:val="nil"/>
              </w:pBdr>
              <w:jc w:val="center"/>
              <w:rPr>
                <w:color w:val="000000"/>
                <w:sz w:val="20"/>
                <w:szCs w:val="20"/>
              </w:rPr>
            </w:pPr>
            <w:r>
              <w:rPr>
                <w:color w:val="000000"/>
                <w:sz w:val="20"/>
                <w:szCs w:val="20"/>
              </w:rPr>
              <w:t>1</w:t>
            </w:r>
          </w:p>
        </w:tc>
        <w:tc>
          <w:tcPr>
            <w:tcW w:w="2250" w:type="dxa"/>
            <w:tcBorders>
              <w:top w:val="single" w:sz="6" w:space="0" w:color="000000"/>
            </w:tcBorders>
          </w:tcPr>
          <w:p w14:paraId="00000036" w14:textId="77777777" w:rsidR="00C6021E" w:rsidRDefault="00000000">
            <w:pPr>
              <w:pBdr>
                <w:top w:val="nil"/>
                <w:left w:val="nil"/>
                <w:bottom w:val="nil"/>
                <w:right w:val="nil"/>
                <w:between w:val="nil"/>
              </w:pBdr>
              <w:jc w:val="center"/>
              <w:rPr>
                <w:color w:val="000000"/>
                <w:sz w:val="20"/>
                <w:szCs w:val="20"/>
              </w:rPr>
            </w:pPr>
            <w:r>
              <w:rPr>
                <w:color w:val="000000"/>
                <w:sz w:val="20"/>
                <w:szCs w:val="20"/>
              </w:rPr>
              <w:t>20,000</w:t>
            </w:r>
          </w:p>
        </w:tc>
        <w:tc>
          <w:tcPr>
            <w:tcW w:w="2160" w:type="dxa"/>
            <w:tcBorders>
              <w:top w:val="single" w:sz="6" w:space="0" w:color="000000"/>
            </w:tcBorders>
          </w:tcPr>
          <w:p w14:paraId="00000037" w14:textId="77777777" w:rsidR="00C6021E" w:rsidRDefault="00000000">
            <w:pPr>
              <w:pBdr>
                <w:top w:val="nil"/>
                <w:left w:val="nil"/>
                <w:bottom w:val="nil"/>
                <w:right w:val="nil"/>
                <w:between w:val="nil"/>
              </w:pBdr>
              <w:jc w:val="center"/>
              <w:rPr>
                <w:color w:val="000000"/>
                <w:sz w:val="20"/>
                <w:szCs w:val="20"/>
              </w:rPr>
            </w:pPr>
            <w:r>
              <w:rPr>
                <w:color w:val="000000"/>
                <w:sz w:val="20"/>
                <w:szCs w:val="20"/>
              </w:rPr>
              <w:t>5,000</w:t>
            </w:r>
          </w:p>
        </w:tc>
        <w:tc>
          <w:tcPr>
            <w:tcW w:w="1260" w:type="dxa"/>
            <w:tcBorders>
              <w:top w:val="single" w:sz="6" w:space="0" w:color="000000"/>
            </w:tcBorders>
          </w:tcPr>
          <w:p w14:paraId="00000038" w14:textId="77777777" w:rsidR="00C6021E" w:rsidRDefault="00000000">
            <w:pPr>
              <w:pBdr>
                <w:top w:val="nil"/>
                <w:left w:val="nil"/>
                <w:bottom w:val="nil"/>
                <w:right w:val="nil"/>
                <w:between w:val="nil"/>
              </w:pBdr>
              <w:jc w:val="center"/>
              <w:rPr>
                <w:color w:val="000000"/>
                <w:sz w:val="20"/>
                <w:szCs w:val="20"/>
              </w:rPr>
            </w:pPr>
            <w:r>
              <w:rPr>
                <w:color w:val="000000"/>
                <w:sz w:val="20"/>
                <w:szCs w:val="20"/>
              </w:rPr>
              <w:t>2</w:t>
            </w:r>
          </w:p>
        </w:tc>
        <w:tc>
          <w:tcPr>
            <w:tcW w:w="1080" w:type="dxa"/>
            <w:tcBorders>
              <w:top w:val="single" w:sz="6" w:space="0" w:color="000000"/>
            </w:tcBorders>
          </w:tcPr>
          <w:p w14:paraId="00000039" w14:textId="77777777" w:rsidR="00C6021E" w:rsidRDefault="00000000">
            <w:pPr>
              <w:pBdr>
                <w:top w:val="nil"/>
                <w:left w:val="nil"/>
                <w:bottom w:val="nil"/>
                <w:right w:val="nil"/>
                <w:between w:val="nil"/>
              </w:pBdr>
              <w:jc w:val="center"/>
              <w:rPr>
                <w:color w:val="000000"/>
                <w:sz w:val="20"/>
                <w:szCs w:val="20"/>
              </w:rPr>
            </w:pPr>
            <w:r>
              <w:rPr>
                <w:color w:val="000000"/>
                <w:sz w:val="20"/>
                <w:szCs w:val="20"/>
              </w:rPr>
              <w:t>1</w:t>
            </w:r>
          </w:p>
        </w:tc>
      </w:tr>
      <w:tr w:rsidR="00C6021E" w14:paraId="77DAE77F" w14:textId="77777777">
        <w:trPr>
          <w:trHeight w:val="285"/>
        </w:trPr>
        <w:tc>
          <w:tcPr>
            <w:tcW w:w="1890" w:type="dxa"/>
          </w:tcPr>
          <w:p w14:paraId="0000003A" w14:textId="77777777" w:rsidR="00C6021E" w:rsidRDefault="00000000">
            <w:pPr>
              <w:pBdr>
                <w:top w:val="nil"/>
                <w:left w:val="nil"/>
                <w:bottom w:val="nil"/>
                <w:right w:val="nil"/>
                <w:between w:val="nil"/>
              </w:pBdr>
              <w:jc w:val="center"/>
              <w:rPr>
                <w:color w:val="000000"/>
                <w:sz w:val="20"/>
                <w:szCs w:val="20"/>
              </w:rPr>
            </w:pPr>
            <w:r>
              <w:rPr>
                <w:color w:val="000000"/>
                <w:sz w:val="20"/>
                <w:szCs w:val="20"/>
              </w:rPr>
              <w:t>2</w:t>
            </w:r>
          </w:p>
        </w:tc>
        <w:tc>
          <w:tcPr>
            <w:tcW w:w="2250" w:type="dxa"/>
          </w:tcPr>
          <w:p w14:paraId="0000003B" w14:textId="77777777" w:rsidR="00C6021E" w:rsidRDefault="00000000">
            <w:pPr>
              <w:pBdr>
                <w:top w:val="nil"/>
                <w:left w:val="nil"/>
                <w:bottom w:val="nil"/>
                <w:right w:val="nil"/>
                <w:between w:val="nil"/>
              </w:pBdr>
              <w:jc w:val="center"/>
              <w:rPr>
                <w:color w:val="000000"/>
                <w:sz w:val="20"/>
                <w:szCs w:val="20"/>
              </w:rPr>
            </w:pPr>
            <w:r>
              <w:rPr>
                <w:color w:val="000000"/>
                <w:sz w:val="20"/>
                <w:szCs w:val="20"/>
              </w:rPr>
              <w:t>40,000</w:t>
            </w:r>
          </w:p>
        </w:tc>
        <w:tc>
          <w:tcPr>
            <w:tcW w:w="2160" w:type="dxa"/>
          </w:tcPr>
          <w:p w14:paraId="0000003C" w14:textId="77777777" w:rsidR="00C6021E" w:rsidRDefault="00000000">
            <w:pPr>
              <w:pBdr>
                <w:top w:val="nil"/>
                <w:left w:val="nil"/>
                <w:bottom w:val="nil"/>
                <w:right w:val="nil"/>
                <w:between w:val="nil"/>
              </w:pBdr>
              <w:jc w:val="center"/>
              <w:rPr>
                <w:color w:val="000000"/>
                <w:sz w:val="20"/>
                <w:szCs w:val="20"/>
              </w:rPr>
            </w:pPr>
            <w:r>
              <w:rPr>
                <w:color w:val="000000"/>
                <w:sz w:val="20"/>
                <w:szCs w:val="20"/>
              </w:rPr>
              <w:t>3000</w:t>
            </w:r>
          </w:p>
        </w:tc>
        <w:tc>
          <w:tcPr>
            <w:tcW w:w="1260" w:type="dxa"/>
          </w:tcPr>
          <w:p w14:paraId="0000003D" w14:textId="77777777" w:rsidR="00C6021E" w:rsidRDefault="00000000">
            <w:pPr>
              <w:pBdr>
                <w:top w:val="nil"/>
                <w:left w:val="nil"/>
                <w:bottom w:val="nil"/>
                <w:right w:val="nil"/>
                <w:between w:val="nil"/>
              </w:pBdr>
              <w:jc w:val="center"/>
              <w:rPr>
                <w:color w:val="000000"/>
                <w:sz w:val="20"/>
                <w:szCs w:val="20"/>
              </w:rPr>
            </w:pPr>
            <w:r>
              <w:rPr>
                <w:color w:val="000000"/>
                <w:sz w:val="20"/>
                <w:szCs w:val="20"/>
              </w:rPr>
              <w:t>2</w:t>
            </w:r>
          </w:p>
        </w:tc>
        <w:tc>
          <w:tcPr>
            <w:tcW w:w="1080" w:type="dxa"/>
          </w:tcPr>
          <w:p w14:paraId="0000003E" w14:textId="77777777" w:rsidR="00C6021E" w:rsidRDefault="00000000">
            <w:pPr>
              <w:pBdr>
                <w:top w:val="nil"/>
                <w:left w:val="nil"/>
                <w:bottom w:val="nil"/>
                <w:right w:val="nil"/>
                <w:between w:val="nil"/>
              </w:pBdr>
              <w:jc w:val="center"/>
              <w:rPr>
                <w:color w:val="000000"/>
                <w:sz w:val="20"/>
                <w:szCs w:val="20"/>
              </w:rPr>
            </w:pPr>
            <w:r>
              <w:rPr>
                <w:color w:val="000000"/>
                <w:sz w:val="20"/>
                <w:szCs w:val="20"/>
              </w:rPr>
              <w:t>1</w:t>
            </w:r>
          </w:p>
        </w:tc>
      </w:tr>
      <w:tr w:rsidR="00C6021E" w14:paraId="23EFE016" w14:textId="77777777">
        <w:trPr>
          <w:trHeight w:val="285"/>
        </w:trPr>
        <w:tc>
          <w:tcPr>
            <w:tcW w:w="1890" w:type="dxa"/>
            <w:tcBorders>
              <w:bottom w:val="single" w:sz="12" w:space="0" w:color="000000"/>
            </w:tcBorders>
          </w:tcPr>
          <w:p w14:paraId="0000003F" w14:textId="77777777" w:rsidR="00C6021E" w:rsidRDefault="00000000">
            <w:pPr>
              <w:pBdr>
                <w:top w:val="nil"/>
                <w:left w:val="nil"/>
                <w:bottom w:val="nil"/>
                <w:right w:val="nil"/>
                <w:between w:val="nil"/>
              </w:pBdr>
              <w:jc w:val="center"/>
              <w:rPr>
                <w:color w:val="000000"/>
                <w:sz w:val="20"/>
                <w:szCs w:val="20"/>
              </w:rPr>
            </w:pPr>
            <w:r>
              <w:rPr>
                <w:color w:val="000000"/>
                <w:sz w:val="20"/>
                <w:szCs w:val="20"/>
              </w:rPr>
              <w:t>3</w:t>
            </w:r>
          </w:p>
        </w:tc>
        <w:tc>
          <w:tcPr>
            <w:tcW w:w="2250" w:type="dxa"/>
            <w:tcBorders>
              <w:bottom w:val="single" w:sz="12" w:space="0" w:color="000000"/>
            </w:tcBorders>
          </w:tcPr>
          <w:p w14:paraId="00000040" w14:textId="77777777" w:rsidR="00C6021E" w:rsidRDefault="00000000">
            <w:pPr>
              <w:pBdr>
                <w:top w:val="nil"/>
                <w:left w:val="nil"/>
                <w:bottom w:val="nil"/>
                <w:right w:val="nil"/>
                <w:between w:val="nil"/>
              </w:pBdr>
              <w:jc w:val="center"/>
              <w:rPr>
                <w:color w:val="000000"/>
                <w:sz w:val="20"/>
                <w:szCs w:val="20"/>
              </w:rPr>
            </w:pPr>
            <w:r>
              <w:rPr>
                <w:color w:val="000000"/>
                <w:sz w:val="20"/>
                <w:szCs w:val="20"/>
              </w:rPr>
              <w:t>1,200,000</w:t>
            </w:r>
          </w:p>
        </w:tc>
        <w:tc>
          <w:tcPr>
            <w:tcW w:w="2160" w:type="dxa"/>
            <w:tcBorders>
              <w:bottom w:val="single" w:sz="12" w:space="0" w:color="000000"/>
            </w:tcBorders>
          </w:tcPr>
          <w:p w14:paraId="00000041" w14:textId="77777777" w:rsidR="00C6021E" w:rsidRDefault="00000000">
            <w:pPr>
              <w:pBdr>
                <w:top w:val="nil"/>
                <w:left w:val="nil"/>
                <w:bottom w:val="nil"/>
                <w:right w:val="nil"/>
                <w:between w:val="nil"/>
              </w:pBdr>
              <w:jc w:val="center"/>
              <w:rPr>
                <w:color w:val="000000"/>
                <w:sz w:val="20"/>
                <w:szCs w:val="20"/>
              </w:rPr>
            </w:pPr>
            <w:r>
              <w:rPr>
                <w:color w:val="000000"/>
                <w:sz w:val="20"/>
                <w:szCs w:val="20"/>
              </w:rPr>
              <w:t>12,000</w:t>
            </w:r>
          </w:p>
        </w:tc>
        <w:tc>
          <w:tcPr>
            <w:tcW w:w="1260" w:type="dxa"/>
            <w:tcBorders>
              <w:bottom w:val="single" w:sz="12" w:space="0" w:color="000000"/>
            </w:tcBorders>
          </w:tcPr>
          <w:p w14:paraId="00000042" w14:textId="77777777" w:rsidR="00C6021E" w:rsidRDefault="00000000">
            <w:pPr>
              <w:pBdr>
                <w:top w:val="nil"/>
                <w:left w:val="nil"/>
                <w:bottom w:val="nil"/>
                <w:right w:val="nil"/>
                <w:between w:val="nil"/>
              </w:pBdr>
              <w:jc w:val="center"/>
              <w:rPr>
                <w:color w:val="000000"/>
                <w:sz w:val="20"/>
                <w:szCs w:val="20"/>
              </w:rPr>
            </w:pPr>
            <w:r>
              <w:rPr>
                <w:color w:val="000000"/>
                <w:sz w:val="20"/>
                <w:szCs w:val="20"/>
              </w:rPr>
              <w:t>6</w:t>
            </w:r>
          </w:p>
        </w:tc>
        <w:tc>
          <w:tcPr>
            <w:tcW w:w="1080" w:type="dxa"/>
            <w:tcBorders>
              <w:bottom w:val="single" w:sz="12" w:space="0" w:color="000000"/>
            </w:tcBorders>
          </w:tcPr>
          <w:p w14:paraId="00000043" w14:textId="77777777" w:rsidR="00C6021E" w:rsidRDefault="00000000">
            <w:pPr>
              <w:pBdr>
                <w:top w:val="nil"/>
                <w:left w:val="nil"/>
                <w:bottom w:val="nil"/>
                <w:right w:val="nil"/>
                <w:between w:val="nil"/>
              </w:pBdr>
              <w:jc w:val="center"/>
              <w:rPr>
                <w:color w:val="000000"/>
                <w:sz w:val="20"/>
                <w:szCs w:val="20"/>
              </w:rPr>
            </w:pPr>
            <w:r>
              <w:rPr>
                <w:color w:val="000000"/>
                <w:sz w:val="20"/>
                <w:szCs w:val="20"/>
              </w:rPr>
              <w:t>6</w:t>
            </w:r>
          </w:p>
        </w:tc>
      </w:tr>
    </w:tbl>
    <w:p w14:paraId="00000044" w14:textId="77777777" w:rsidR="00C6021E" w:rsidRDefault="00000000">
      <w:pPr>
        <w:keepNext/>
        <w:keepLines/>
        <w:widowControl/>
        <w:numPr>
          <w:ilvl w:val="1"/>
          <w:numId w:val="1"/>
        </w:numPr>
        <w:pBdr>
          <w:top w:val="nil"/>
          <w:left w:val="nil"/>
          <w:bottom w:val="nil"/>
          <w:right w:val="nil"/>
          <w:between w:val="nil"/>
        </w:pBdr>
        <w:spacing w:before="240"/>
        <w:ind w:left="720" w:hanging="720"/>
      </w:pPr>
      <w:r>
        <w:rPr>
          <w:color w:val="000000"/>
        </w:rPr>
        <w:t xml:space="preserve">Identification and Credits </w:t>
      </w:r>
    </w:p>
    <w:p w14:paraId="00000045" w14:textId="77777777" w:rsidR="00C6021E" w:rsidRDefault="00000000">
      <w:pPr>
        <w:pBdr>
          <w:top w:val="nil"/>
          <w:left w:val="nil"/>
          <w:bottom w:val="nil"/>
          <w:right w:val="nil"/>
          <w:between w:val="nil"/>
        </w:pBdr>
        <w:rPr>
          <w:color w:val="000000"/>
        </w:rPr>
      </w:pPr>
      <w:r>
        <w:rPr>
          <w:color w:val="000000"/>
        </w:rPr>
        <w:t xml:space="preserve">For the review submission, ensure that the document is free of any identifying names, places, programs, institutions and firms from the paper to maintain an anonymous review process. </w:t>
      </w:r>
    </w:p>
    <w:p w14:paraId="00000046" w14:textId="77777777" w:rsidR="00C6021E" w:rsidRDefault="00000000">
      <w:pPr>
        <w:keepNext/>
        <w:keepLines/>
        <w:widowControl/>
        <w:numPr>
          <w:ilvl w:val="1"/>
          <w:numId w:val="1"/>
        </w:numPr>
        <w:pBdr>
          <w:top w:val="nil"/>
          <w:left w:val="nil"/>
          <w:bottom w:val="nil"/>
          <w:right w:val="nil"/>
          <w:between w:val="nil"/>
        </w:pBdr>
        <w:spacing w:before="240"/>
        <w:ind w:left="720" w:hanging="720"/>
      </w:pPr>
      <w:r>
        <w:rPr>
          <w:color w:val="000000"/>
        </w:rPr>
        <w:t>Citations</w:t>
      </w:r>
    </w:p>
    <w:p w14:paraId="00000047" w14:textId="77777777" w:rsidR="00C6021E" w:rsidRDefault="00000000">
      <w:pPr>
        <w:pBdr>
          <w:top w:val="nil"/>
          <w:left w:val="nil"/>
          <w:bottom w:val="nil"/>
          <w:right w:val="nil"/>
          <w:between w:val="nil"/>
        </w:pBdr>
        <w:rPr>
          <w:color w:val="000000"/>
        </w:rPr>
      </w:pPr>
      <w:r>
        <w:rPr>
          <w:color w:val="000000"/>
        </w:rPr>
        <w:t>References are cited in the text by author name and the date of publication, enclosed in parentheses. The citation is placed at the end of the sentence. Here are examples of citations as they would appear embedded into the text:</w:t>
      </w:r>
    </w:p>
    <w:p w14:paraId="00000048" w14:textId="77777777" w:rsidR="00C6021E" w:rsidRDefault="00000000">
      <w:pPr>
        <w:numPr>
          <w:ilvl w:val="0"/>
          <w:numId w:val="3"/>
        </w:numPr>
        <w:pBdr>
          <w:top w:val="nil"/>
          <w:left w:val="nil"/>
          <w:bottom w:val="nil"/>
          <w:right w:val="nil"/>
          <w:between w:val="nil"/>
        </w:pBdr>
      </w:pPr>
      <w:r>
        <w:rPr>
          <w:color w:val="000000"/>
        </w:rPr>
        <w:t>One author: (Legrand 1994)</w:t>
      </w:r>
    </w:p>
    <w:p w14:paraId="00000049" w14:textId="77777777" w:rsidR="00C6021E" w:rsidRDefault="00000000">
      <w:pPr>
        <w:numPr>
          <w:ilvl w:val="0"/>
          <w:numId w:val="3"/>
        </w:numPr>
        <w:pBdr>
          <w:top w:val="nil"/>
          <w:left w:val="nil"/>
          <w:bottom w:val="nil"/>
          <w:right w:val="nil"/>
          <w:between w:val="nil"/>
        </w:pBdr>
      </w:pPr>
      <w:r>
        <w:rPr>
          <w:color w:val="000000"/>
        </w:rPr>
        <w:t>Two authors: (Vanier and Lacasse 1996)</w:t>
      </w:r>
    </w:p>
    <w:p w14:paraId="0000004A" w14:textId="77777777" w:rsidR="00C6021E" w:rsidRDefault="00000000">
      <w:pPr>
        <w:numPr>
          <w:ilvl w:val="0"/>
          <w:numId w:val="3"/>
        </w:numPr>
        <w:pBdr>
          <w:top w:val="nil"/>
          <w:left w:val="nil"/>
          <w:bottom w:val="nil"/>
          <w:right w:val="nil"/>
          <w:between w:val="nil"/>
        </w:pBdr>
      </w:pPr>
      <w:r>
        <w:rPr>
          <w:color w:val="000000"/>
        </w:rPr>
        <w:t>Four or more authors: (Bazant et al. 1993)</w:t>
      </w:r>
    </w:p>
    <w:p w14:paraId="0000004B" w14:textId="77777777" w:rsidR="00C6021E" w:rsidRDefault="00000000">
      <w:pPr>
        <w:numPr>
          <w:ilvl w:val="0"/>
          <w:numId w:val="3"/>
        </w:numPr>
        <w:pBdr>
          <w:top w:val="nil"/>
          <w:left w:val="nil"/>
          <w:bottom w:val="nil"/>
          <w:right w:val="nil"/>
          <w:between w:val="nil"/>
        </w:pBdr>
      </w:pPr>
      <w:r>
        <w:rPr>
          <w:color w:val="000000"/>
        </w:rPr>
        <w:t>Two works by same author in same year: (Lacasse 1998a, 1998b)</w:t>
      </w:r>
    </w:p>
    <w:p w14:paraId="0000004C" w14:textId="77777777" w:rsidR="00C6021E" w:rsidRDefault="00000000">
      <w:pPr>
        <w:numPr>
          <w:ilvl w:val="0"/>
          <w:numId w:val="3"/>
        </w:numPr>
        <w:pBdr>
          <w:top w:val="nil"/>
          <w:left w:val="nil"/>
          <w:bottom w:val="nil"/>
          <w:right w:val="nil"/>
          <w:between w:val="nil"/>
        </w:pBdr>
      </w:pPr>
      <w:r>
        <w:rPr>
          <w:color w:val="000000"/>
        </w:rPr>
        <w:t>Several works by same author in different years: (Vanier 1996, 1998)</w:t>
      </w:r>
    </w:p>
    <w:p w14:paraId="0000004D" w14:textId="77777777" w:rsidR="00C6021E" w:rsidRDefault="00000000">
      <w:pPr>
        <w:numPr>
          <w:ilvl w:val="0"/>
          <w:numId w:val="3"/>
        </w:numPr>
        <w:pBdr>
          <w:top w:val="nil"/>
          <w:left w:val="nil"/>
          <w:bottom w:val="nil"/>
          <w:right w:val="nil"/>
          <w:between w:val="nil"/>
        </w:pBdr>
      </w:pPr>
      <w:r>
        <w:rPr>
          <w:color w:val="000000"/>
        </w:rPr>
        <w:t xml:space="preserve">Several works by different authors: (Bazant et al. 1993; Legrand 1994) </w:t>
      </w:r>
    </w:p>
    <w:p w14:paraId="0000004E" w14:textId="77777777" w:rsidR="00C6021E" w:rsidRDefault="00000000">
      <w:pPr>
        <w:pBdr>
          <w:top w:val="nil"/>
          <w:left w:val="nil"/>
          <w:bottom w:val="nil"/>
          <w:right w:val="nil"/>
          <w:between w:val="nil"/>
        </w:pBdr>
        <w:rPr>
          <w:color w:val="000000"/>
        </w:rPr>
      </w:pPr>
      <w:r>
        <w:t xml:space="preserve">Software citation: the Chicago Manual includes instructions for citing software, and we remind all </w:t>
      </w:r>
      <w:r>
        <w:lastRenderedPageBreak/>
        <w:t>authors of the requirement to cite the intellectual work of our peers in the development of the software tools used in research. To facilitate compliance, please refer to the guides on the websites listed below. This list is not intended to be exhaustive, and where questions arise, the rules of the Chicago Manual take precedence</w:t>
      </w:r>
      <w:r>
        <w:rPr>
          <w:color w:val="000000"/>
        </w:rPr>
        <w:t xml:space="preserve">. </w:t>
      </w:r>
    </w:p>
    <w:p w14:paraId="0000004F" w14:textId="485ADEFF" w:rsidR="00C6021E" w:rsidRDefault="00000000">
      <w:pPr>
        <w:pBdr>
          <w:top w:val="nil"/>
          <w:left w:val="nil"/>
          <w:bottom w:val="nil"/>
          <w:right w:val="nil"/>
          <w:between w:val="nil"/>
        </w:pBdr>
        <w:rPr>
          <w:color w:val="000000"/>
        </w:rPr>
      </w:pPr>
      <w:hyperlink r:id="rId11">
        <w:r>
          <w:rPr>
            <w:color w:val="0000FF"/>
            <w:u w:val="single"/>
          </w:rPr>
          <w:t>https://www.bibguru.com/g/chicago-software-citation/</w:t>
        </w:r>
      </w:hyperlink>
      <w:r>
        <w:rPr>
          <w:color w:val="000000"/>
        </w:rPr>
        <w:br/>
      </w:r>
      <w:hyperlink r:id="rId12" w:anchor="computer-program">
        <w:r>
          <w:rPr>
            <w:color w:val="0000FF"/>
            <w:u w:val="single"/>
          </w:rPr>
          <w:t>https://libguides.nps.edu/citation/chicago-nb#computer-program</w:t>
        </w:r>
      </w:hyperlink>
      <w:r>
        <w:rPr>
          <w:color w:val="000000"/>
        </w:rPr>
        <w:t xml:space="preserve">   </w:t>
      </w:r>
    </w:p>
    <w:p w14:paraId="00000050" w14:textId="77777777" w:rsidR="00C6021E" w:rsidRDefault="00000000">
      <w:pPr>
        <w:keepNext/>
        <w:keepLines/>
        <w:widowControl/>
        <w:numPr>
          <w:ilvl w:val="0"/>
          <w:numId w:val="2"/>
        </w:numPr>
        <w:pBdr>
          <w:top w:val="nil"/>
          <w:left w:val="nil"/>
          <w:bottom w:val="nil"/>
          <w:right w:val="nil"/>
          <w:between w:val="nil"/>
        </w:pBdr>
        <w:spacing w:before="240"/>
      </w:pPr>
      <w:r>
        <w:rPr>
          <w:b/>
          <w:bCs/>
          <w:color w:val="000000"/>
        </w:rPr>
        <w:t xml:space="preserve">Use of Gendered Pronouns </w:t>
      </w:r>
    </w:p>
    <w:p w14:paraId="00000051" w14:textId="77777777" w:rsidR="00C6021E" w:rsidRDefault="00000000">
      <w:pPr>
        <w:pBdr>
          <w:top w:val="nil"/>
          <w:left w:val="nil"/>
          <w:bottom w:val="nil"/>
          <w:right w:val="nil"/>
          <w:between w:val="nil"/>
        </w:pBdr>
        <w:rPr>
          <w:color w:val="000000"/>
        </w:rPr>
      </w:pPr>
      <w:r>
        <w:rPr>
          <w:color w:val="000000"/>
        </w:rPr>
        <w:t>Avoid gendered pronouns unless referring to a specific person. Also avoid gendered language for professions and practices. For example, use the gender-neutral pronoun “they” instead of “he,” “she,” or “he/she,” and replace terms like “craftsman,” “craftsmanship,” or “chairman” with alternatives such as “craftsperson,” “craft,” or “chairperson.”</w:t>
      </w:r>
    </w:p>
    <w:p w14:paraId="00000052" w14:textId="77777777" w:rsidR="00C6021E" w:rsidRDefault="00000000">
      <w:pPr>
        <w:keepNext/>
        <w:keepLines/>
        <w:widowControl/>
        <w:numPr>
          <w:ilvl w:val="0"/>
          <w:numId w:val="2"/>
        </w:numPr>
        <w:pBdr>
          <w:top w:val="nil"/>
          <w:left w:val="nil"/>
          <w:bottom w:val="nil"/>
          <w:right w:val="nil"/>
          <w:between w:val="nil"/>
        </w:pBdr>
        <w:spacing w:before="240"/>
      </w:pPr>
      <w:r>
        <w:rPr>
          <w:b/>
          <w:bCs/>
          <w:color w:val="000000"/>
        </w:rPr>
        <w:t>Submitting Your Manuscript</w:t>
      </w:r>
    </w:p>
    <w:p w14:paraId="367EBEF7" w14:textId="040B0E8E" w:rsidR="00F1648A" w:rsidRDefault="00000000" w:rsidP="001235FC">
      <w:pPr>
        <w:pBdr>
          <w:top w:val="nil"/>
          <w:left w:val="nil"/>
          <w:bottom w:val="nil"/>
          <w:right w:val="nil"/>
          <w:between w:val="nil"/>
        </w:pBdr>
        <w:jc w:val="left"/>
      </w:pPr>
      <w:bookmarkStart w:id="2" w:name="_heading=h.3xy2lbjox0z0" w:colFirst="0" w:colLast="0"/>
      <w:bookmarkEnd w:id="2"/>
      <w:r>
        <w:rPr>
          <w:color w:val="000000"/>
        </w:rPr>
        <w:t xml:space="preserve">Submit the paper through the EasyChair Submission Portal: </w:t>
      </w:r>
      <w:sdt>
        <w:sdtPr>
          <w:tag w:val="goog_rdk_13"/>
          <w:id w:val="1344392305"/>
        </w:sdtPr>
        <w:sdtContent/>
      </w:sdt>
      <w:r w:rsidR="007E6F86" w:rsidRPr="007E6F86">
        <w:t xml:space="preserve"> </w:t>
      </w:r>
      <w:hyperlink r:id="rId13" w:history="1">
        <w:r w:rsidR="007E6F86" w:rsidRPr="00BA7392">
          <w:rPr>
            <w:rStyle w:val="Hyperlink"/>
          </w:rPr>
          <w:t>https://easychair.org/conferences/?conf=acadia2026</w:t>
        </w:r>
      </w:hyperlink>
    </w:p>
    <w:p w14:paraId="00000054" w14:textId="77777777" w:rsidR="00C6021E" w:rsidRDefault="00000000">
      <w:pPr>
        <w:pBdr>
          <w:top w:val="nil"/>
          <w:left w:val="nil"/>
          <w:bottom w:val="nil"/>
          <w:right w:val="nil"/>
          <w:between w:val="nil"/>
        </w:pBdr>
        <w:rPr>
          <w:color w:val="000000"/>
        </w:rPr>
      </w:pPr>
      <w:r>
        <w:rPr>
          <w:color w:val="000000"/>
        </w:rPr>
        <w:t>Before submitting, ensure that:</w:t>
      </w:r>
    </w:p>
    <w:p w14:paraId="00000055" w14:textId="77777777" w:rsidR="00C6021E" w:rsidRDefault="00000000">
      <w:pPr>
        <w:numPr>
          <w:ilvl w:val="0"/>
          <w:numId w:val="3"/>
        </w:numPr>
        <w:pBdr>
          <w:top w:val="nil"/>
          <w:left w:val="nil"/>
          <w:bottom w:val="nil"/>
          <w:right w:val="nil"/>
          <w:between w:val="nil"/>
        </w:pBdr>
      </w:pPr>
      <w:r>
        <w:rPr>
          <w:color w:val="000000"/>
        </w:rPr>
        <w:t>Your paper follows all formatting guidelines outlined in this document.</w:t>
      </w:r>
    </w:p>
    <w:p w14:paraId="00000056" w14:textId="77777777" w:rsidR="00C6021E" w:rsidRDefault="00000000">
      <w:pPr>
        <w:numPr>
          <w:ilvl w:val="0"/>
          <w:numId w:val="3"/>
        </w:numPr>
        <w:pBdr>
          <w:top w:val="nil"/>
          <w:left w:val="nil"/>
          <w:bottom w:val="nil"/>
          <w:right w:val="nil"/>
          <w:between w:val="nil"/>
        </w:pBdr>
      </w:pPr>
      <w:r>
        <w:rPr>
          <w:color w:val="000000"/>
        </w:rPr>
        <w:t>All identifying information (author names, institutions, program names, etc.) has been removed for anonymous peer review.</w:t>
      </w:r>
    </w:p>
    <w:p w14:paraId="00000057" w14:textId="77777777" w:rsidR="00C6021E" w:rsidRDefault="00000000">
      <w:pPr>
        <w:numPr>
          <w:ilvl w:val="0"/>
          <w:numId w:val="3"/>
        </w:numPr>
        <w:pBdr>
          <w:top w:val="nil"/>
          <w:left w:val="nil"/>
          <w:bottom w:val="nil"/>
          <w:right w:val="nil"/>
          <w:between w:val="nil"/>
        </w:pBdr>
      </w:pPr>
      <w:r>
        <w:rPr>
          <w:color w:val="000000"/>
        </w:rPr>
        <w:t>The manuscript does not exceed 4,000 words, excluding abstract, figure captions, tables, and references.</w:t>
      </w:r>
    </w:p>
    <w:p w14:paraId="00000058" w14:textId="77777777" w:rsidR="00C6021E" w:rsidRDefault="00000000">
      <w:pPr>
        <w:numPr>
          <w:ilvl w:val="0"/>
          <w:numId w:val="3"/>
        </w:numPr>
        <w:pBdr>
          <w:top w:val="nil"/>
          <w:left w:val="nil"/>
          <w:bottom w:val="nil"/>
          <w:right w:val="nil"/>
          <w:between w:val="nil"/>
        </w:pBdr>
      </w:pPr>
      <w:r>
        <w:rPr>
          <w:color w:val="000000"/>
        </w:rPr>
        <w:t>All images are embedded in the document at a minimum resolution sufficient for legibility (recommended: 150 dpi).</w:t>
      </w:r>
    </w:p>
    <w:p w14:paraId="00000059" w14:textId="77777777" w:rsidR="00C6021E" w:rsidRDefault="00000000">
      <w:pPr>
        <w:numPr>
          <w:ilvl w:val="0"/>
          <w:numId w:val="3"/>
        </w:numPr>
        <w:pBdr>
          <w:top w:val="nil"/>
          <w:left w:val="nil"/>
          <w:bottom w:val="nil"/>
          <w:right w:val="nil"/>
          <w:between w:val="nil"/>
        </w:pBdr>
      </w:pPr>
      <w:r>
        <w:rPr>
          <w:color w:val="000000"/>
        </w:rPr>
        <w:t>All references and in-text citations are formatted according to the Chicago Author-Date style.</w:t>
      </w:r>
    </w:p>
    <w:p w14:paraId="0000005A" w14:textId="77777777" w:rsidR="00C6021E" w:rsidRDefault="00000000">
      <w:pPr>
        <w:numPr>
          <w:ilvl w:val="0"/>
          <w:numId w:val="3"/>
        </w:numPr>
        <w:pBdr>
          <w:top w:val="nil"/>
          <w:left w:val="nil"/>
          <w:bottom w:val="nil"/>
          <w:right w:val="nil"/>
          <w:between w:val="nil"/>
        </w:pBdr>
      </w:pPr>
      <w:r>
        <w:rPr>
          <w:color w:val="000000"/>
        </w:rPr>
        <w:t>Your file is submitted as a .docx (Word) file. A PDF version may be optionally uploaded if required by the portal.</w:t>
      </w:r>
    </w:p>
    <w:p w14:paraId="0000005B" w14:textId="6C6DD1B9" w:rsidR="00C6021E" w:rsidRDefault="00000000">
      <w:pPr>
        <w:numPr>
          <w:ilvl w:val="0"/>
          <w:numId w:val="3"/>
        </w:numPr>
        <w:pBdr>
          <w:top w:val="nil"/>
          <w:left w:val="nil"/>
          <w:bottom w:val="nil"/>
          <w:right w:val="nil"/>
          <w:between w:val="nil"/>
        </w:pBdr>
      </w:pPr>
      <w:r>
        <w:rPr>
          <w:color w:val="000000"/>
        </w:rPr>
        <w:t xml:space="preserve">Any use of AI-generated content (e.g., text, images, or code) is clearly acknowledged and appropriately cited. Authors are responsible for ensuring that such use complies with academic and ethical standards. Please review the </w:t>
      </w:r>
      <w:sdt>
        <w:sdtPr>
          <w:tag w:val="goog_rdk_14"/>
          <w:id w:val="99140875"/>
        </w:sdtPr>
        <w:sdtContent/>
      </w:sdt>
      <w:sdt>
        <w:sdtPr>
          <w:tag w:val="goog_rdk_15"/>
          <w:id w:val="-1328947860"/>
        </w:sdtPr>
        <w:sdtContent/>
      </w:sdt>
      <w:hyperlink r:id="rId14">
        <w:r>
          <w:rPr>
            <w:color w:val="0000FF"/>
            <w:u w:val="single"/>
          </w:rPr>
          <w:t>ACADIA Artificial I</w:t>
        </w:r>
        <w:r>
          <w:rPr>
            <w:color w:val="0000FF"/>
            <w:u w:val="single"/>
          </w:rPr>
          <w:t>n</w:t>
        </w:r>
        <w:r>
          <w:rPr>
            <w:color w:val="0000FF"/>
            <w:u w:val="single"/>
          </w:rPr>
          <w:t>telligence and Collaborative Authorship Policies</w:t>
        </w:r>
      </w:hyperlink>
      <w:r>
        <w:rPr>
          <w:color w:val="000000"/>
        </w:rPr>
        <w:t xml:space="preserve"> prior to submitting your work.</w:t>
      </w:r>
    </w:p>
    <w:p w14:paraId="0000005C" w14:textId="77777777" w:rsidR="00C6021E" w:rsidRDefault="00000000">
      <w:pPr>
        <w:keepNext/>
        <w:keepLines/>
        <w:widowControl/>
        <w:numPr>
          <w:ilvl w:val="0"/>
          <w:numId w:val="2"/>
        </w:numPr>
        <w:pBdr>
          <w:top w:val="nil"/>
          <w:left w:val="nil"/>
          <w:bottom w:val="nil"/>
          <w:right w:val="nil"/>
          <w:between w:val="nil"/>
        </w:pBdr>
        <w:spacing w:before="240"/>
      </w:pPr>
      <w:r>
        <w:rPr>
          <w:b/>
          <w:bCs/>
          <w:color w:val="000000"/>
        </w:rPr>
        <w:t>Conclusions</w:t>
      </w:r>
    </w:p>
    <w:p w14:paraId="0000005D" w14:textId="267F9784" w:rsidR="00C6021E" w:rsidRDefault="00000000">
      <w:pPr>
        <w:pBdr>
          <w:top w:val="nil"/>
          <w:left w:val="nil"/>
          <w:bottom w:val="nil"/>
          <w:right w:val="nil"/>
          <w:between w:val="nil"/>
        </w:pBdr>
        <w:rPr>
          <w:color w:val="000000"/>
        </w:rPr>
      </w:pPr>
      <w:r>
        <w:rPr>
          <w:color w:val="000000"/>
        </w:rPr>
        <w:t xml:space="preserve">Following these guidelines </w:t>
      </w:r>
      <w:r w:rsidR="00F1648A">
        <w:rPr>
          <w:color w:val="000000"/>
        </w:rPr>
        <w:t>help</w:t>
      </w:r>
      <w:r>
        <w:rPr>
          <w:color w:val="000000"/>
        </w:rPr>
        <w:t xml:space="preserve"> reviewers focus on the paper’s content rather than its formatting. Portions of this guide are adapted from materials by Dr. Michael A. Lacasse and Gerry Neville of the National Research Council.</w:t>
      </w:r>
    </w:p>
    <w:p w14:paraId="0000005E" w14:textId="77777777" w:rsidR="00C6021E" w:rsidRDefault="00000000">
      <w:pPr>
        <w:keepNext/>
        <w:keepLines/>
        <w:widowControl/>
        <w:pBdr>
          <w:top w:val="nil"/>
          <w:left w:val="nil"/>
          <w:bottom w:val="nil"/>
          <w:right w:val="nil"/>
          <w:between w:val="nil"/>
        </w:pBdr>
        <w:spacing w:before="240"/>
        <w:rPr>
          <w:b/>
          <w:bCs/>
          <w:color w:val="000000"/>
        </w:rPr>
      </w:pPr>
      <w:r>
        <w:rPr>
          <w:b/>
          <w:bCs/>
          <w:color w:val="000000"/>
        </w:rPr>
        <w:lastRenderedPageBreak/>
        <w:t>References</w:t>
      </w:r>
    </w:p>
    <w:p w14:paraId="0000005F" w14:textId="77777777" w:rsidR="00C6021E" w:rsidRDefault="00000000">
      <w:pPr>
        <w:pBdr>
          <w:top w:val="nil"/>
          <w:left w:val="nil"/>
          <w:bottom w:val="nil"/>
          <w:right w:val="nil"/>
          <w:between w:val="nil"/>
        </w:pBdr>
        <w:rPr>
          <w:color w:val="000000"/>
        </w:rPr>
      </w:pPr>
      <w:r>
        <w:rPr>
          <w:color w:val="000000"/>
        </w:rPr>
        <w:t xml:space="preserve">Include References at the end of the document. </w:t>
      </w:r>
      <w:r>
        <w:rPr>
          <w:b/>
          <w:bCs/>
          <w:color w:val="000000"/>
        </w:rPr>
        <w:t>Do not use footnotes</w:t>
      </w:r>
      <w:r>
        <w:rPr>
          <w:color w:val="000000"/>
        </w:rPr>
        <w:t xml:space="preserve">. Only texts that are cited in the paper should be included in the References. All works that are cited should be included in the References section. Use the </w:t>
      </w:r>
      <w:r>
        <w:rPr>
          <w:i/>
          <w:iCs/>
          <w:color w:val="000000"/>
        </w:rPr>
        <w:t xml:space="preserve">ACADIA-Reference </w:t>
      </w:r>
      <w:r>
        <w:rPr>
          <w:color w:val="000000"/>
        </w:rPr>
        <w:t xml:space="preserve">style to format your reference entries. The following format, based upon the </w:t>
      </w:r>
      <w:hyperlink r:id="rId15">
        <w:r>
          <w:rPr>
            <w:color w:val="0000FF"/>
            <w:u w:val="single"/>
          </w:rPr>
          <w:t>Chicago Manual of Style</w:t>
        </w:r>
      </w:hyperlink>
      <w:r>
        <w:rPr>
          <w:color w:val="000000"/>
        </w:rPr>
        <w:t>, 16th Edition, Author-Date format, is to be used:</w:t>
      </w:r>
    </w:p>
    <w:p w14:paraId="00000060" w14:textId="77777777" w:rsidR="00C6021E" w:rsidRDefault="00000000">
      <w:pPr>
        <w:widowControl/>
        <w:pBdr>
          <w:top w:val="nil"/>
          <w:left w:val="nil"/>
          <w:bottom w:val="nil"/>
          <w:right w:val="nil"/>
          <w:between w:val="nil"/>
        </w:pBdr>
        <w:ind w:left="540" w:hanging="540"/>
        <w:rPr>
          <w:i/>
          <w:iCs/>
          <w:color w:val="000000"/>
        </w:rPr>
      </w:pPr>
      <w:bookmarkStart w:id="3" w:name="_heading=h.qbqg82uvz4zg" w:colFirst="0" w:colLast="0"/>
      <w:bookmarkEnd w:id="3"/>
      <w:r>
        <w:rPr>
          <w:i/>
          <w:iCs/>
          <w:color w:val="000000"/>
        </w:rPr>
        <w:t>Book</w:t>
      </w:r>
    </w:p>
    <w:p w14:paraId="00000061" w14:textId="77777777" w:rsidR="00C6021E" w:rsidRDefault="00000000">
      <w:pPr>
        <w:widowControl/>
        <w:pBdr>
          <w:top w:val="nil"/>
          <w:left w:val="nil"/>
          <w:bottom w:val="nil"/>
          <w:right w:val="nil"/>
          <w:between w:val="nil"/>
        </w:pBdr>
        <w:ind w:left="540" w:hanging="540"/>
        <w:rPr>
          <w:color w:val="000000"/>
        </w:rPr>
      </w:pPr>
      <w:r>
        <w:rPr>
          <w:color w:val="000000"/>
        </w:rPr>
        <w:t>Fox, Michael and Miles Kemp. 2009. Interactive Architecture. New York: Princeton Architectural Press.</w:t>
      </w:r>
    </w:p>
    <w:p w14:paraId="00000062" w14:textId="77777777" w:rsidR="00C6021E" w:rsidRDefault="00000000">
      <w:pPr>
        <w:widowControl/>
        <w:pBdr>
          <w:top w:val="nil"/>
          <w:left w:val="nil"/>
          <w:bottom w:val="nil"/>
          <w:right w:val="nil"/>
          <w:between w:val="nil"/>
        </w:pBdr>
        <w:ind w:left="540" w:hanging="540"/>
        <w:rPr>
          <w:i/>
          <w:iCs/>
          <w:color w:val="000000"/>
        </w:rPr>
      </w:pPr>
      <w:r>
        <w:rPr>
          <w:i/>
          <w:iCs/>
          <w:color w:val="000000"/>
        </w:rPr>
        <w:t>Book Chapter</w:t>
      </w:r>
    </w:p>
    <w:p w14:paraId="00000063" w14:textId="77777777" w:rsidR="00C6021E" w:rsidRDefault="00000000">
      <w:pPr>
        <w:widowControl/>
        <w:pBdr>
          <w:top w:val="nil"/>
          <w:left w:val="nil"/>
          <w:bottom w:val="nil"/>
          <w:right w:val="nil"/>
          <w:between w:val="nil"/>
        </w:pBdr>
        <w:ind w:left="540" w:hanging="540"/>
        <w:rPr>
          <w:color w:val="000000"/>
        </w:rPr>
      </w:pPr>
      <w:r>
        <w:rPr>
          <w:color w:val="000000"/>
        </w:rPr>
        <w:t xml:space="preserve">Hasdell, Peter. 2009. “Pneuma: An Indeterminate Architecture, or Toward a Soft and Weedy Architecture.” In </w:t>
      </w:r>
      <w:r>
        <w:rPr>
          <w:i/>
          <w:iCs/>
          <w:color w:val="000000"/>
        </w:rPr>
        <w:t>Design Ecologies: Sustainable Potentials in Architecture</w:t>
      </w:r>
      <w:r>
        <w:rPr>
          <w:color w:val="000000"/>
        </w:rPr>
        <w:t>, ed. L. Tilder and B. Bolstein. New York: Princeton Architectural Press. 92-113.</w:t>
      </w:r>
    </w:p>
    <w:p w14:paraId="00000064" w14:textId="77777777" w:rsidR="00C6021E" w:rsidRDefault="00000000">
      <w:pPr>
        <w:widowControl/>
        <w:pBdr>
          <w:top w:val="nil"/>
          <w:left w:val="nil"/>
          <w:bottom w:val="nil"/>
          <w:right w:val="nil"/>
          <w:between w:val="nil"/>
        </w:pBdr>
        <w:ind w:left="540" w:hanging="540"/>
        <w:rPr>
          <w:i/>
          <w:iCs/>
          <w:color w:val="000000"/>
        </w:rPr>
      </w:pPr>
      <w:r>
        <w:rPr>
          <w:i/>
          <w:iCs/>
          <w:color w:val="000000"/>
        </w:rPr>
        <w:t>Journal Article</w:t>
      </w:r>
    </w:p>
    <w:p w14:paraId="00000065" w14:textId="77777777" w:rsidR="00C6021E" w:rsidRDefault="00000000">
      <w:pPr>
        <w:widowControl/>
        <w:pBdr>
          <w:top w:val="nil"/>
          <w:left w:val="nil"/>
          <w:bottom w:val="nil"/>
          <w:right w:val="nil"/>
          <w:between w:val="nil"/>
        </w:pBdr>
        <w:ind w:left="540" w:hanging="540"/>
        <w:rPr>
          <w:color w:val="000000"/>
        </w:rPr>
      </w:pPr>
      <w:r>
        <w:rPr>
          <w:color w:val="000000"/>
        </w:rPr>
        <w:t xml:space="preserve">Brooks, Rodney A. 1990. “Elephants Don’t Play Chess.” </w:t>
      </w:r>
      <w:r>
        <w:rPr>
          <w:i/>
          <w:iCs/>
          <w:color w:val="000000"/>
        </w:rPr>
        <w:t>Robotics and Autonomous Systems</w:t>
      </w:r>
      <w:r>
        <w:rPr>
          <w:color w:val="000000"/>
        </w:rPr>
        <w:t xml:space="preserve"> 6 (1): 3–15.</w:t>
      </w:r>
    </w:p>
    <w:p w14:paraId="00000066" w14:textId="77777777" w:rsidR="00C6021E" w:rsidRDefault="00000000">
      <w:pPr>
        <w:widowControl/>
        <w:pBdr>
          <w:top w:val="nil"/>
          <w:left w:val="nil"/>
          <w:bottom w:val="nil"/>
          <w:right w:val="nil"/>
          <w:between w:val="nil"/>
        </w:pBdr>
        <w:ind w:left="540" w:hanging="540"/>
        <w:rPr>
          <w:i/>
          <w:iCs/>
          <w:color w:val="000000"/>
        </w:rPr>
      </w:pPr>
      <w:r>
        <w:rPr>
          <w:i/>
          <w:iCs/>
          <w:color w:val="000000"/>
        </w:rPr>
        <w:t>Conference Paper</w:t>
      </w:r>
    </w:p>
    <w:p w14:paraId="00000067" w14:textId="77777777" w:rsidR="00C6021E" w:rsidRDefault="00000000">
      <w:pPr>
        <w:widowControl/>
        <w:pBdr>
          <w:top w:val="nil"/>
          <w:left w:val="nil"/>
          <w:bottom w:val="nil"/>
          <w:right w:val="nil"/>
          <w:between w:val="nil"/>
        </w:pBdr>
        <w:ind w:left="540" w:hanging="540"/>
        <w:rPr>
          <w:color w:val="000000"/>
        </w:rPr>
      </w:pPr>
      <w:r>
        <w:rPr>
          <w:color w:val="000000"/>
        </w:rPr>
        <w:t xml:space="preserve">Cremers, Jan. 2011. “Energy Saving Design of Membrane Building Envelope.” In </w:t>
      </w:r>
      <w:r>
        <w:rPr>
          <w:i/>
          <w:iCs/>
          <w:color w:val="000000"/>
        </w:rPr>
        <w:t>International Conference on Textile Composites and Inflatable Structures: Structural Membranes 2011</w:t>
      </w:r>
      <w:r>
        <w:rPr>
          <w:color w:val="000000"/>
        </w:rPr>
        <w:t xml:space="preserve">, ed. E. Oñate, B. Kröplin and K.-U.Bletzinger. 148–155. Barcelona: CIMNE. </w:t>
      </w:r>
    </w:p>
    <w:p w14:paraId="00000068" w14:textId="77777777" w:rsidR="00C6021E" w:rsidRDefault="00000000">
      <w:pPr>
        <w:widowControl/>
        <w:pBdr>
          <w:top w:val="nil"/>
          <w:left w:val="nil"/>
          <w:bottom w:val="nil"/>
          <w:right w:val="nil"/>
          <w:between w:val="nil"/>
        </w:pBdr>
        <w:ind w:left="540" w:hanging="540"/>
        <w:rPr>
          <w:color w:val="000000"/>
        </w:rPr>
      </w:pPr>
      <w:r>
        <w:rPr>
          <w:color w:val="000000"/>
        </w:rPr>
        <w:t xml:space="preserve">Wu, Kaicong and Axel Kilian. 2018. “Robotic Equilibrium: Scaffoldfree Arch Assemblies.” In ACADIA 2019: Recalibration: On Imprecision and Infidelity. Proceedings of the 38th Annual Conference of the Association for Computer Aided Design in Architecture (ACADIA), ed. P. Anzalone, M. del Signore and A. J. Wit. 342–349. Mexico City: ACADIA. </w:t>
      </w:r>
    </w:p>
    <w:p w14:paraId="00000069" w14:textId="77777777" w:rsidR="00C6021E" w:rsidRDefault="00000000">
      <w:pPr>
        <w:widowControl/>
        <w:pBdr>
          <w:top w:val="nil"/>
          <w:left w:val="nil"/>
          <w:bottom w:val="nil"/>
          <w:right w:val="nil"/>
          <w:between w:val="nil"/>
        </w:pBdr>
        <w:ind w:left="540" w:hanging="540"/>
        <w:rPr>
          <w:i/>
          <w:iCs/>
          <w:color w:val="000000"/>
        </w:rPr>
      </w:pPr>
      <w:r>
        <w:rPr>
          <w:i/>
          <w:iCs/>
          <w:color w:val="000000"/>
        </w:rPr>
        <w:t>AI System</w:t>
      </w:r>
    </w:p>
    <w:p w14:paraId="0000006A" w14:textId="2CB26C0D" w:rsidR="00C6021E" w:rsidRDefault="00000000">
      <w:pPr>
        <w:widowControl/>
        <w:pBdr>
          <w:top w:val="nil"/>
          <w:left w:val="nil"/>
          <w:bottom w:val="nil"/>
          <w:right w:val="nil"/>
          <w:between w:val="nil"/>
        </w:pBdr>
        <w:ind w:left="540" w:hanging="540"/>
        <w:rPr>
          <w:color w:val="000000"/>
        </w:rPr>
      </w:pPr>
      <w:r>
        <w:rPr>
          <w:color w:val="000000"/>
        </w:rPr>
        <w:t>OpenAI. 202</w:t>
      </w:r>
      <w:r w:rsidR="00BF66E6">
        <w:rPr>
          <w:color w:val="000000"/>
        </w:rPr>
        <w:t>6</w:t>
      </w:r>
      <w:r>
        <w:rPr>
          <w:color w:val="000000"/>
        </w:rPr>
        <w:t xml:space="preserve">. </w:t>
      </w:r>
      <w:r>
        <w:rPr>
          <w:i/>
          <w:iCs/>
          <w:color w:val="000000"/>
        </w:rPr>
        <w:t>ChatGPT (Version X)</w:t>
      </w:r>
      <w:r>
        <w:rPr>
          <w:color w:val="000000"/>
        </w:rPr>
        <w:t>. Accessed [Month Day, Year]. https://chat.openai.com/</w:t>
      </w:r>
    </w:p>
    <w:p w14:paraId="0000006B" w14:textId="77777777" w:rsidR="00C6021E" w:rsidRDefault="00C6021E">
      <w:pPr>
        <w:pBdr>
          <w:top w:val="nil"/>
          <w:left w:val="nil"/>
          <w:bottom w:val="nil"/>
          <w:right w:val="nil"/>
          <w:between w:val="nil"/>
        </w:pBdr>
        <w:rPr>
          <w:color w:val="000000"/>
        </w:rPr>
      </w:pPr>
    </w:p>
    <w:sectPr w:rsidR="00C6021E">
      <w:footerReference w:type="default" r:id="rId16"/>
      <w:pgSz w:w="12240" w:h="15840"/>
      <w:pgMar w:top="1440" w:right="1440" w:bottom="1440" w:left="1440" w:header="720" w:footer="14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7820B" w14:textId="77777777" w:rsidR="004842B1" w:rsidRDefault="004842B1">
      <w:pPr>
        <w:spacing w:after="0"/>
      </w:pPr>
      <w:r>
        <w:separator/>
      </w:r>
    </w:p>
  </w:endnote>
  <w:endnote w:type="continuationSeparator" w:id="0">
    <w:p w14:paraId="12E01266" w14:textId="77777777" w:rsidR="004842B1" w:rsidRDefault="004842B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DFA9B93-AA18-435C-B440-8CE5257DFE49}"/>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45D8172-2118-4A6F-91E7-7D67CE1F0EC1}"/>
  </w:font>
  <w:font w:name="Calibri">
    <w:panose1 w:val="020F0502020204030204"/>
    <w:charset w:val="00"/>
    <w:family w:val="swiss"/>
    <w:pitch w:val="variable"/>
    <w:sig w:usb0="E4002EFF" w:usb1="C200247B" w:usb2="00000009" w:usb3="00000000" w:csb0="000001FF" w:csb1="00000000"/>
    <w:embedRegular r:id="rId3" w:fontKey="{AA27EB44-6E10-4738-BE91-AE76679EBFC1}"/>
  </w:font>
  <w:font w:name="Cambria">
    <w:panose1 w:val="02040503050406030204"/>
    <w:charset w:val="00"/>
    <w:family w:val="roman"/>
    <w:pitch w:val="variable"/>
    <w:sig w:usb0="E00006FF" w:usb1="420024FF" w:usb2="02000000" w:usb3="00000000" w:csb0="0000019F" w:csb1="00000000"/>
    <w:embedRegular r:id="rId4" w:fontKey="{F8A03914-99A9-4643-BE9C-3FEBA54B3FA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C" w14:textId="2904046B" w:rsidR="00C6021E" w:rsidRDefault="00000000">
    <w:pPr>
      <w:widowControl/>
      <w:pBdr>
        <w:top w:val="single" w:sz="4" w:space="1" w:color="000000"/>
        <w:left w:val="none" w:sz="0" w:space="0" w:color="000000"/>
        <w:bottom w:val="none" w:sz="0" w:space="0" w:color="000000"/>
        <w:right w:val="none" w:sz="0" w:space="0" w:color="000000"/>
      </w:pBdr>
      <w:tabs>
        <w:tab w:val="right" w:pos="8640"/>
      </w:tabs>
      <w:spacing w:after="0"/>
      <w:rPr>
        <w:i/>
        <w:iCs/>
      </w:rPr>
    </w:pPr>
    <w:r>
      <w:rPr>
        <w:i/>
        <w:iCs/>
      </w:rPr>
      <w:t xml:space="preserve">Instructions for Authors Submitting Papers to the ACADIA </w:t>
    </w:r>
    <w:sdt>
      <w:sdtPr>
        <w:tag w:val="goog_rdk_17"/>
        <w:id w:val="-1972014214"/>
      </w:sdtPr>
      <w:sdtContent>
        <w:r>
          <w:rPr>
            <w:i/>
            <w:iCs/>
          </w:rPr>
          <w:t xml:space="preserve">2026 </w:t>
        </w:r>
      </w:sdtContent>
    </w:sdt>
    <w:r>
      <w:rPr>
        <w:i/>
        <w:iCs/>
      </w:rPr>
      <w:t xml:space="preserve">Conference     </w:t>
    </w:r>
    <w:r>
      <w:rPr>
        <w:i/>
        <w:iCs/>
      </w:rPr>
      <w:tab/>
    </w:r>
    <w:r>
      <w:rPr>
        <w:i/>
        <w:iCs/>
      </w:rPr>
      <w:fldChar w:fldCharType="begin"/>
    </w:r>
    <w:r>
      <w:rPr>
        <w:i/>
        <w:iCs/>
      </w:rPr>
      <w:instrText>PAGE</w:instrText>
    </w:r>
    <w:r>
      <w:rPr>
        <w:i/>
        <w:iCs/>
      </w:rPr>
      <w:fldChar w:fldCharType="separate"/>
    </w:r>
    <w:r w:rsidR="00F1648A">
      <w:rPr>
        <w:i/>
        <w:iCs/>
        <w:noProof/>
      </w:rPr>
      <w:t>1</w:t>
    </w:r>
    <w:r>
      <w:rPr>
        <w:i/>
        <w:iCs/>
      </w:rPr>
      <w:fldChar w:fldCharType="end"/>
    </w:r>
  </w:p>
  <w:p w14:paraId="0000006D" w14:textId="77777777" w:rsidR="00C6021E" w:rsidRDefault="00C6021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3E1A1" w14:textId="77777777" w:rsidR="004842B1" w:rsidRDefault="004842B1">
      <w:pPr>
        <w:spacing w:after="0"/>
      </w:pPr>
      <w:r>
        <w:separator/>
      </w:r>
    </w:p>
  </w:footnote>
  <w:footnote w:type="continuationSeparator" w:id="0">
    <w:p w14:paraId="1C23AC3E" w14:textId="77777777" w:rsidR="004842B1" w:rsidRDefault="004842B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A56EB2"/>
    <w:multiLevelType w:val="multilevel"/>
    <w:tmpl w:val="044E87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1191C18"/>
    <w:multiLevelType w:val="multilevel"/>
    <w:tmpl w:val="D3248976"/>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2" w15:restartNumberingAfterBreak="0">
    <w:nsid w:val="4F750717"/>
    <w:multiLevelType w:val="multilevel"/>
    <w:tmpl w:val="4C76A740"/>
    <w:lvl w:ilvl="0">
      <w:start w:val="1"/>
      <w:numFmt w:val="decimal"/>
      <w:pStyle w:val="ACADIA-BulletedList"/>
      <w:lvlText w:val="%1."/>
      <w:lvlJc w:val="left"/>
      <w:pPr>
        <w:tabs>
          <w:tab w:val="num" w:pos="720"/>
        </w:tabs>
        <w:ind w:left="720" w:hanging="720"/>
      </w:pPr>
    </w:lvl>
    <w:lvl w:ilvl="1">
      <w:start w:val="1"/>
      <w:numFmt w:val="decimal"/>
      <w:pStyle w:val="ACADIA-HeaderBNumbered"/>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7F2205B5"/>
    <w:multiLevelType w:val="multilevel"/>
    <w:tmpl w:val="2BE8EF5A"/>
    <w:lvl w:ilvl="0">
      <w:start w:val="5"/>
      <w:numFmt w:val="decimal"/>
      <w:lvlText w:val="%1"/>
      <w:lvlJc w:val="left"/>
      <w:pPr>
        <w:ind w:left="360" w:hanging="360"/>
      </w:pPr>
    </w:lvl>
    <w:lvl w:ilvl="1">
      <w:start w:val="3"/>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1019503915">
    <w:abstractNumId w:val="3"/>
  </w:num>
  <w:num w:numId="2" w16cid:durableId="229391251">
    <w:abstractNumId w:val="1"/>
  </w:num>
  <w:num w:numId="3" w16cid:durableId="1096946235">
    <w:abstractNumId w:val="0"/>
  </w:num>
  <w:num w:numId="4" w16cid:durableId="1704089645">
    <w:abstractNumId w:val="2"/>
  </w:num>
  <w:num w:numId="5" w16cid:durableId="2973419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913836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014674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smail, Mohamed Abdelbagi (mai6gx)">
    <w15:presenceInfo w15:providerId="AD" w15:userId="S::mai6gx@virginia.edu::fa61202f-f164-41b7-a58c-a69b320e49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21E"/>
    <w:rsid w:val="001235FC"/>
    <w:rsid w:val="004842B1"/>
    <w:rsid w:val="007012F6"/>
    <w:rsid w:val="007E6F86"/>
    <w:rsid w:val="00920F00"/>
    <w:rsid w:val="00BF66E6"/>
    <w:rsid w:val="00C6021E"/>
    <w:rsid w:val="00F164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6E9CA"/>
  <w15:docId w15:val="{4CC2CF2E-A7A7-42BA-8D68-4C95132D2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widowControl w:val="0"/>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widowControl/>
      <w:spacing w:before="240"/>
      <w:ind w:left="547" w:hanging="547"/>
      <w:outlineLvl w:val="0"/>
    </w:pPr>
    <w:rPr>
      <w:rFonts w:ascii="Arial" w:eastAsia="Arial" w:hAnsi="Arial" w:cs="Arial"/>
      <w:b/>
      <w:bCs/>
    </w:rPr>
  </w:style>
  <w:style w:type="paragraph" w:styleId="Heading2">
    <w:name w:val="heading 2"/>
    <w:basedOn w:val="Normal"/>
    <w:next w:val="Normal"/>
    <w:uiPriority w:val="9"/>
    <w:semiHidden/>
    <w:unhideWhenUsed/>
    <w:qFormat/>
    <w:pPr>
      <w:keepNext/>
      <w:widowControl/>
      <w:ind w:left="547" w:hanging="547"/>
      <w:outlineLvl w:val="1"/>
    </w:pPr>
    <w:rPr>
      <w:rFonts w:ascii="Arial" w:eastAsia="Arial" w:hAnsi="Arial" w:cs="Arial"/>
      <w:i/>
      <w:iCs/>
    </w:rPr>
  </w:style>
  <w:style w:type="paragraph" w:styleId="Heading3">
    <w:name w:val="heading 3"/>
    <w:basedOn w:val="Normal"/>
    <w:next w:val="Normal"/>
    <w:uiPriority w:val="9"/>
    <w:semiHidden/>
    <w:unhideWhenUsed/>
    <w:qFormat/>
    <w:pPr>
      <w:keepNext/>
      <w:widowControl/>
      <w:ind w:left="547" w:hanging="547"/>
      <w:outlineLvl w:val="2"/>
    </w:pPr>
    <w:rPr>
      <w:rFonts w:ascii="Arial" w:eastAsia="Arial" w:hAnsi="Arial" w:cs="Arial"/>
      <w:b/>
      <w:bCs/>
      <w:i/>
      <w:iCs/>
    </w:rPr>
  </w:style>
  <w:style w:type="paragraph" w:styleId="Heading4">
    <w:name w:val="heading 4"/>
    <w:basedOn w:val="Normal"/>
    <w:next w:val="Normal"/>
    <w:uiPriority w:val="9"/>
    <w:semiHidden/>
    <w:unhideWhenUsed/>
    <w:qFormat/>
    <w:pPr>
      <w:outlineLvl w:val="3"/>
    </w:pPr>
  </w:style>
  <w:style w:type="paragraph" w:styleId="Heading5">
    <w:name w:val="heading 5"/>
    <w:basedOn w:val="Normal"/>
    <w:next w:val="Normal"/>
    <w:uiPriority w:val="9"/>
    <w:semiHidden/>
    <w:unhideWhenUsed/>
    <w:qFormat/>
    <w:pPr>
      <w:outlineLvl w:val="4"/>
    </w:pPr>
  </w:style>
  <w:style w:type="paragraph" w:styleId="Heading6">
    <w:name w:val="heading 6"/>
    <w:basedOn w:val="Normal"/>
    <w:next w:val="Normal"/>
    <w:uiPriority w:val="9"/>
    <w:semiHidden/>
    <w:unhideWhenUsed/>
    <w:qFormat/>
    <w:pPr>
      <w:outlineLvl w:val="5"/>
    </w:pPr>
  </w:style>
  <w:style w:type="paragraph" w:styleId="Heading7">
    <w:name w:val="heading 7"/>
    <w:basedOn w:val="Normal"/>
    <w:next w:val="Normal"/>
    <w:link w:val="Heading7Char"/>
    <w:rsid w:val="009E39EF"/>
    <w:pPr>
      <w:outlineLvl w:val="6"/>
    </w:pPr>
  </w:style>
  <w:style w:type="paragraph" w:styleId="Heading8">
    <w:name w:val="heading 8"/>
    <w:basedOn w:val="Normal"/>
    <w:next w:val="Normal"/>
    <w:link w:val="Heading8Char"/>
    <w:rsid w:val="009E39EF"/>
    <w:pPr>
      <w:outlineLvl w:val="7"/>
    </w:pPr>
  </w:style>
  <w:style w:type="paragraph" w:styleId="Heading9">
    <w:name w:val="heading 9"/>
    <w:basedOn w:val="Normal"/>
    <w:next w:val="Normal"/>
    <w:link w:val="Heading9Char"/>
    <w:rsid w:val="009E39EF"/>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table" w:customStyle="1" w:styleId="a">
    <w:basedOn w:val="TableNormal"/>
    <w:tblPr>
      <w:tblStyleRowBandSize w:val="1"/>
      <w:tblStyleColBandSize w:val="1"/>
      <w:tblCellMar>
        <w:left w:w="115" w:type="dxa"/>
        <w:right w:w="115" w:type="dxa"/>
      </w:tblCellMar>
    </w:tblPr>
  </w:style>
  <w:style w:type="paragraph" w:customStyle="1" w:styleId="Style1">
    <w:name w:val="Style1"/>
    <w:basedOn w:val="Normal"/>
    <w:qFormat/>
    <w:rsid w:val="00FF6548"/>
    <w:pPr>
      <w:pBdr>
        <w:top w:val="nil"/>
        <w:left w:val="nil"/>
        <w:bottom w:val="nil"/>
        <w:right w:val="nil"/>
        <w:between w:val="nil"/>
      </w:pBdr>
    </w:pPr>
    <w:rPr>
      <w:color w:val="000000"/>
    </w:rPr>
  </w:style>
  <w:style w:type="paragraph" w:customStyle="1" w:styleId="ACADIA-Normal">
    <w:name w:val="ACADIA-Normal"/>
    <w:basedOn w:val="Normal"/>
    <w:link w:val="ACADIA-NormalChar"/>
    <w:qFormat/>
    <w:rsid w:val="009E39EF"/>
  </w:style>
  <w:style w:type="character" w:customStyle="1" w:styleId="ACADIA-NormalChar">
    <w:name w:val="ACADIA-Normal Char"/>
    <w:basedOn w:val="DefaultParagraphFont"/>
    <w:link w:val="ACADIA-Normal"/>
    <w:rsid w:val="009E39EF"/>
    <w:rPr>
      <w:lang w:eastAsia="zh-CN"/>
    </w:rPr>
  </w:style>
  <w:style w:type="paragraph" w:customStyle="1" w:styleId="ACADIA-Author">
    <w:name w:val="ACADIA-Author"/>
    <w:basedOn w:val="ACADIA-Normal"/>
    <w:next w:val="Normal"/>
    <w:qFormat/>
    <w:rsid w:val="009E39EF"/>
    <w:pPr>
      <w:jc w:val="center"/>
    </w:pPr>
  </w:style>
  <w:style w:type="paragraph" w:customStyle="1" w:styleId="ACADIA-BulletedList">
    <w:name w:val="ACADIA-Bulleted List"/>
    <w:basedOn w:val="ACADIA-Normal"/>
    <w:qFormat/>
    <w:rsid w:val="009E39EF"/>
    <w:pPr>
      <w:numPr>
        <w:numId w:val="4"/>
      </w:numPr>
    </w:pPr>
  </w:style>
  <w:style w:type="paragraph" w:customStyle="1" w:styleId="ACADIA-FigureCaption">
    <w:name w:val="ACADIA-Figure Caption"/>
    <w:basedOn w:val="ACADIA-Normal"/>
    <w:next w:val="ACADIA-Normal"/>
    <w:rsid w:val="009E39EF"/>
    <w:pPr>
      <w:keepLines/>
      <w:widowControl/>
      <w:spacing w:before="120"/>
      <w:jc w:val="left"/>
    </w:pPr>
    <w:rPr>
      <w:b/>
    </w:rPr>
  </w:style>
  <w:style w:type="paragraph" w:customStyle="1" w:styleId="ACADIA-HeaderANot-Numbered">
    <w:name w:val="ACADIA-Header A Not-Numbered"/>
    <w:basedOn w:val="Normal"/>
    <w:qFormat/>
    <w:rsid w:val="009E39EF"/>
    <w:pPr>
      <w:keepNext/>
      <w:keepLines/>
      <w:widowControl/>
      <w:spacing w:before="240"/>
    </w:pPr>
    <w:rPr>
      <w:rFonts w:cs="Arial"/>
      <w:b/>
    </w:rPr>
  </w:style>
  <w:style w:type="paragraph" w:customStyle="1" w:styleId="ACADIA-HeaderBNumbered">
    <w:name w:val="ACADIA-Header B Numbered"/>
    <w:basedOn w:val="Normal"/>
    <w:next w:val="ACADIA-Normal"/>
    <w:qFormat/>
    <w:rsid w:val="009E39EF"/>
    <w:pPr>
      <w:keepNext/>
      <w:keepLines/>
      <w:widowControl/>
      <w:numPr>
        <w:ilvl w:val="1"/>
        <w:numId w:val="5"/>
      </w:numPr>
      <w:spacing w:before="240"/>
    </w:pPr>
    <w:rPr>
      <w:rFonts w:cs="Arial"/>
    </w:rPr>
  </w:style>
  <w:style w:type="paragraph" w:customStyle="1" w:styleId="ACADIA-HeaderANumbered">
    <w:name w:val="ACADIA-Header A Numbered"/>
    <w:basedOn w:val="ACADIA-HeaderBNumbered"/>
    <w:qFormat/>
    <w:rsid w:val="00B92E61"/>
    <w:pPr>
      <w:numPr>
        <w:ilvl w:val="0"/>
        <w:numId w:val="0"/>
      </w:numPr>
      <w:tabs>
        <w:tab w:val="num" w:pos="720"/>
      </w:tabs>
      <w:ind w:left="720" w:hanging="720"/>
    </w:pPr>
    <w:rPr>
      <w:b/>
    </w:rPr>
  </w:style>
  <w:style w:type="paragraph" w:customStyle="1" w:styleId="ACADIA-HeaderBNot-Numbered">
    <w:name w:val="ACADIA-Header B Not-Numbered"/>
    <w:basedOn w:val="ACADIA-HeaderANot-Numbered"/>
    <w:next w:val="ACADIA-Normal"/>
    <w:rsid w:val="009E39EF"/>
    <w:rPr>
      <w:b w:val="0"/>
    </w:rPr>
  </w:style>
  <w:style w:type="paragraph" w:customStyle="1" w:styleId="ACADIA-Keywords">
    <w:name w:val="ACADIA-Keywords"/>
    <w:basedOn w:val="ACADIA-Normal"/>
    <w:link w:val="ACADIA-KeywordsChar"/>
    <w:qFormat/>
    <w:rsid w:val="009E39EF"/>
    <w:pPr>
      <w:jc w:val="left"/>
    </w:pPr>
    <w:rPr>
      <w:i/>
    </w:rPr>
  </w:style>
  <w:style w:type="character" w:customStyle="1" w:styleId="ACADIA-KeywordsChar">
    <w:name w:val="ACADIA-Keywords Char"/>
    <w:basedOn w:val="DefaultParagraphFont"/>
    <w:link w:val="ACADIA-Keywords"/>
    <w:rsid w:val="009E39EF"/>
    <w:rPr>
      <w:i/>
      <w:lang w:eastAsia="zh-CN"/>
    </w:rPr>
  </w:style>
  <w:style w:type="paragraph" w:customStyle="1" w:styleId="ACADIA-NumberedList">
    <w:name w:val="ACADIA-Numbered List"/>
    <w:basedOn w:val="ACADIA-BulletedList"/>
    <w:qFormat/>
    <w:rsid w:val="009E39EF"/>
    <w:pPr>
      <w:numPr>
        <w:numId w:val="0"/>
      </w:numPr>
      <w:tabs>
        <w:tab w:val="num" w:pos="720"/>
      </w:tabs>
      <w:ind w:left="720" w:hanging="720"/>
    </w:pPr>
  </w:style>
  <w:style w:type="paragraph" w:customStyle="1" w:styleId="ACADIA-Reference">
    <w:name w:val="ACADIA-Reference"/>
    <w:basedOn w:val="ACADIA-Normal"/>
    <w:qFormat/>
    <w:rsid w:val="009E39EF"/>
    <w:pPr>
      <w:widowControl/>
      <w:ind w:left="540" w:hanging="540"/>
    </w:pPr>
  </w:style>
  <w:style w:type="paragraph" w:customStyle="1" w:styleId="ACADIA-Table">
    <w:name w:val="ACADIA-Table"/>
    <w:basedOn w:val="ACADIA-Normal"/>
    <w:rsid w:val="009E39EF"/>
    <w:pPr>
      <w:jc w:val="center"/>
    </w:pPr>
    <w:rPr>
      <w:sz w:val="20"/>
    </w:rPr>
  </w:style>
  <w:style w:type="paragraph" w:customStyle="1" w:styleId="ACADIA-TableCaption">
    <w:name w:val="ACADIA-Table Caption"/>
    <w:basedOn w:val="ACADIA-Normal"/>
    <w:next w:val="ACADIA-Normal"/>
    <w:qFormat/>
    <w:rsid w:val="009E39EF"/>
    <w:pPr>
      <w:jc w:val="left"/>
    </w:pPr>
    <w:rPr>
      <w:b/>
    </w:rPr>
  </w:style>
  <w:style w:type="paragraph" w:customStyle="1" w:styleId="ACADIA-Title">
    <w:name w:val="ACADIA-Title"/>
    <w:basedOn w:val="ACADIA-Normal"/>
    <w:link w:val="ACADIA-TitleChar"/>
    <w:rsid w:val="009E39EF"/>
    <w:pPr>
      <w:keepNext/>
      <w:keepLines/>
      <w:widowControl/>
      <w:spacing w:before="240" w:after="960"/>
      <w:jc w:val="center"/>
    </w:pPr>
    <w:rPr>
      <w:rFonts w:cs="Arial"/>
      <w:b/>
      <w:kern w:val="1"/>
      <w:sz w:val="28"/>
    </w:rPr>
  </w:style>
  <w:style w:type="character" w:customStyle="1" w:styleId="ACADIA-TitleChar">
    <w:name w:val="ACADIA-Title Char"/>
    <w:basedOn w:val="ACADIA-NormalChar"/>
    <w:link w:val="ACADIA-Title"/>
    <w:rsid w:val="009E39EF"/>
    <w:rPr>
      <w:rFonts w:cs="Arial"/>
      <w:b/>
      <w:kern w:val="1"/>
      <w:sz w:val="28"/>
      <w:lang w:eastAsia="zh-CN"/>
    </w:rPr>
  </w:style>
  <w:style w:type="paragraph" w:styleId="BalloonText">
    <w:name w:val="Balloon Text"/>
    <w:basedOn w:val="Normal"/>
    <w:link w:val="BalloonTextChar"/>
    <w:uiPriority w:val="99"/>
    <w:semiHidden/>
    <w:unhideWhenUsed/>
    <w:rsid w:val="009E39EF"/>
    <w:pPr>
      <w:spacing w:after="0"/>
    </w:pPr>
    <w:rPr>
      <w:sz w:val="18"/>
      <w:szCs w:val="18"/>
    </w:rPr>
  </w:style>
  <w:style w:type="character" w:customStyle="1" w:styleId="BalloonTextChar">
    <w:name w:val="Balloon Text Char"/>
    <w:basedOn w:val="DefaultParagraphFont"/>
    <w:link w:val="BalloonText"/>
    <w:uiPriority w:val="99"/>
    <w:semiHidden/>
    <w:rsid w:val="009E39EF"/>
    <w:rPr>
      <w:sz w:val="18"/>
      <w:szCs w:val="18"/>
      <w:lang w:eastAsia="zh-CN"/>
    </w:rPr>
  </w:style>
  <w:style w:type="character" w:styleId="CommentReference">
    <w:name w:val="annotation reference"/>
    <w:basedOn w:val="DefaultParagraphFont"/>
    <w:uiPriority w:val="99"/>
    <w:semiHidden/>
    <w:unhideWhenUsed/>
    <w:rsid w:val="009E39EF"/>
    <w:rPr>
      <w:sz w:val="16"/>
      <w:szCs w:val="16"/>
    </w:rPr>
  </w:style>
  <w:style w:type="paragraph" w:styleId="CommentText">
    <w:name w:val="annotation text"/>
    <w:basedOn w:val="Normal"/>
    <w:link w:val="CommentTextChar"/>
    <w:uiPriority w:val="99"/>
    <w:unhideWhenUsed/>
    <w:rsid w:val="009E39EF"/>
    <w:rPr>
      <w:sz w:val="20"/>
    </w:rPr>
  </w:style>
  <w:style w:type="character" w:customStyle="1" w:styleId="CommentTextChar">
    <w:name w:val="Comment Text Char"/>
    <w:basedOn w:val="DefaultParagraphFont"/>
    <w:link w:val="CommentText"/>
    <w:uiPriority w:val="99"/>
    <w:rsid w:val="009E39EF"/>
    <w:rPr>
      <w:sz w:val="20"/>
      <w:lang w:eastAsia="zh-CN"/>
    </w:rPr>
  </w:style>
  <w:style w:type="paragraph" w:styleId="CommentSubject">
    <w:name w:val="annotation subject"/>
    <w:basedOn w:val="CommentText"/>
    <w:next w:val="CommentText"/>
    <w:link w:val="CommentSubjectChar"/>
    <w:uiPriority w:val="99"/>
    <w:semiHidden/>
    <w:unhideWhenUsed/>
    <w:rsid w:val="009E39EF"/>
    <w:rPr>
      <w:b/>
      <w:bCs/>
    </w:rPr>
  </w:style>
  <w:style w:type="character" w:customStyle="1" w:styleId="CommentSubjectChar">
    <w:name w:val="Comment Subject Char"/>
    <w:basedOn w:val="CommentTextChar"/>
    <w:link w:val="CommentSubject"/>
    <w:uiPriority w:val="99"/>
    <w:semiHidden/>
    <w:rsid w:val="009E39EF"/>
    <w:rPr>
      <w:b/>
      <w:bCs/>
      <w:sz w:val="20"/>
      <w:lang w:eastAsia="zh-CN"/>
    </w:rPr>
  </w:style>
  <w:style w:type="character" w:styleId="FollowedHyperlink">
    <w:name w:val="FollowedHyperlink"/>
    <w:basedOn w:val="DefaultParagraphFont"/>
    <w:uiPriority w:val="99"/>
    <w:semiHidden/>
    <w:unhideWhenUsed/>
    <w:rsid w:val="009E39EF"/>
    <w:rPr>
      <w:color w:val="800080" w:themeColor="followedHyperlink"/>
      <w:u w:val="single"/>
    </w:rPr>
  </w:style>
  <w:style w:type="paragraph" w:styleId="Footer">
    <w:name w:val="footer"/>
    <w:basedOn w:val="Normal"/>
    <w:link w:val="FooterChar"/>
    <w:rsid w:val="009E39EF"/>
    <w:pPr>
      <w:tabs>
        <w:tab w:val="center" w:pos="4320"/>
        <w:tab w:val="right" w:pos="8640"/>
      </w:tabs>
    </w:pPr>
  </w:style>
  <w:style w:type="character" w:customStyle="1" w:styleId="FooterChar">
    <w:name w:val="Footer Char"/>
    <w:basedOn w:val="DefaultParagraphFont"/>
    <w:link w:val="Footer"/>
    <w:rsid w:val="009E39EF"/>
    <w:rPr>
      <w:lang w:eastAsia="zh-CN"/>
    </w:rPr>
  </w:style>
  <w:style w:type="paragraph" w:styleId="Header">
    <w:name w:val="header"/>
    <w:basedOn w:val="Normal"/>
    <w:link w:val="HeaderChar"/>
    <w:uiPriority w:val="99"/>
    <w:unhideWhenUsed/>
    <w:rsid w:val="009E39EF"/>
    <w:pPr>
      <w:tabs>
        <w:tab w:val="center" w:pos="4680"/>
        <w:tab w:val="right" w:pos="9360"/>
      </w:tabs>
      <w:spacing w:after="0"/>
    </w:pPr>
  </w:style>
  <w:style w:type="character" w:customStyle="1" w:styleId="HeaderChar">
    <w:name w:val="Header Char"/>
    <w:basedOn w:val="DefaultParagraphFont"/>
    <w:link w:val="Header"/>
    <w:uiPriority w:val="99"/>
    <w:rsid w:val="009E39EF"/>
    <w:rPr>
      <w:lang w:eastAsia="zh-CN"/>
    </w:rPr>
  </w:style>
  <w:style w:type="character" w:customStyle="1" w:styleId="Heading7Char">
    <w:name w:val="Heading 7 Char"/>
    <w:basedOn w:val="DefaultParagraphFont"/>
    <w:link w:val="Heading7"/>
    <w:rsid w:val="009E39EF"/>
    <w:rPr>
      <w:lang w:eastAsia="zh-CN"/>
    </w:rPr>
  </w:style>
  <w:style w:type="character" w:customStyle="1" w:styleId="Heading8Char">
    <w:name w:val="Heading 8 Char"/>
    <w:basedOn w:val="DefaultParagraphFont"/>
    <w:link w:val="Heading8"/>
    <w:rsid w:val="009E39EF"/>
    <w:rPr>
      <w:lang w:eastAsia="zh-CN"/>
    </w:rPr>
  </w:style>
  <w:style w:type="character" w:customStyle="1" w:styleId="Heading9Char">
    <w:name w:val="Heading 9 Char"/>
    <w:basedOn w:val="DefaultParagraphFont"/>
    <w:link w:val="Heading9"/>
    <w:rsid w:val="009E39EF"/>
    <w:rPr>
      <w:lang w:eastAsia="zh-CN"/>
    </w:rPr>
  </w:style>
  <w:style w:type="character" w:styleId="Hyperlink">
    <w:name w:val="Hyperlink"/>
    <w:rsid w:val="009E39EF"/>
    <w:rPr>
      <w:color w:val="0000FF"/>
      <w:u w:val="single"/>
    </w:rPr>
  </w:style>
  <w:style w:type="character" w:styleId="PageNumber">
    <w:name w:val="page number"/>
    <w:basedOn w:val="DefaultParagraphFont"/>
    <w:rsid w:val="009E39EF"/>
  </w:style>
  <w:style w:type="character" w:styleId="UnresolvedMention">
    <w:name w:val="Unresolved Mention"/>
    <w:basedOn w:val="DefaultParagraphFont"/>
    <w:uiPriority w:val="99"/>
    <w:semiHidden/>
    <w:unhideWhenUsed/>
    <w:rsid w:val="009E39EF"/>
    <w:rPr>
      <w:color w:val="605E5C"/>
      <w:shd w:val="clear" w:color="auto" w:fill="E1DFDD"/>
    </w:rPr>
  </w:style>
  <w:style w:type="paragraph" w:styleId="ListParagraph">
    <w:name w:val="List Paragraph"/>
    <w:basedOn w:val="Normal"/>
    <w:uiPriority w:val="34"/>
    <w:qFormat/>
    <w:rsid w:val="009E39EF"/>
    <w:pPr>
      <w:ind w:left="720"/>
      <w:contextualSpacing/>
    </w:pPr>
  </w:style>
  <w:style w:type="paragraph" w:styleId="NormalWeb">
    <w:name w:val="Normal (Web)"/>
    <w:basedOn w:val="Normal"/>
    <w:uiPriority w:val="99"/>
    <w:semiHidden/>
    <w:unhideWhenUsed/>
    <w:rsid w:val="001E0211"/>
  </w:style>
  <w:style w:type="paragraph" w:styleId="Revision">
    <w:name w:val="Revision"/>
    <w:hidden/>
    <w:uiPriority w:val="99"/>
    <w:semiHidden/>
    <w:rsid w:val="00EE2337"/>
    <w:pPr>
      <w:widowControl/>
      <w:spacing w:after="0"/>
      <w:jc w:val="left"/>
    </w:pPr>
    <w:rPr>
      <w:lang w:eastAsia="zh-CN"/>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document/d/15EeC8rn2OD_THv9vg22VeyB1eurXX9UtqTtSd1I1ajU/edit?usp=sharing" TargetMode="External"/><Relationship Id="rId13" Type="http://schemas.openxmlformats.org/officeDocument/2006/relationships/hyperlink" Target="https://easychair.org/conferences/?conf=acadia2026" TargetMode="Externa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ibguides.nps.edu/citation/chicago-nb"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ibguru.com/g/chicago-software-citation/" TargetMode="External"/><Relationship Id="rId5" Type="http://schemas.openxmlformats.org/officeDocument/2006/relationships/webSettings" Target="webSettings.xml"/><Relationship Id="rId15" Type="http://schemas.openxmlformats.org/officeDocument/2006/relationships/hyperlink" Target="http://www.chicagomanualofstyle.org/tools_citationguide.html" TargetMode="External"/><Relationship Id="rId10" Type="http://schemas.openxmlformats.org/officeDocument/2006/relationships/image" Target="media/image1.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2026.acadia.org/call-for-papers" TargetMode="External"/><Relationship Id="rId14" Type="http://schemas.openxmlformats.org/officeDocument/2006/relationships/hyperlink" Target="https://docs.google.com/document/d/15EeC8rn2OD_THv9vg22VeyB1eurXX9UtqTtSd1I1ajU/edit?usp=sharin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SQktqMPv34UfheaE6IWrywj7ow==">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2127</Words>
  <Characters>11870</Characters>
  <Application>Microsoft Office Word</Application>
  <DocSecurity>0</DocSecurity>
  <Lines>211</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Mohamed Abdelbagi (mai6gx)</dc:creator>
  <cp:lastModifiedBy>Daniel Koehler</cp:lastModifiedBy>
  <cp:revision>5</cp:revision>
  <dcterms:created xsi:type="dcterms:W3CDTF">2026-02-10T14:51:00Z</dcterms:created>
  <dcterms:modified xsi:type="dcterms:W3CDTF">2026-03-16T15:20:00Z</dcterms:modified>
</cp:coreProperties>
</file>